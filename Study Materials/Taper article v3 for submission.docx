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236E6" w14:textId="3400E09D" w:rsidR="00F616BB" w:rsidRDefault="00AC0CF6" w:rsidP="00EE211F">
      <w:pPr>
        <w:jc w:val="center"/>
        <w:rPr>
          <w:b/>
          <w:bCs/>
          <w:sz w:val="24"/>
          <w:szCs w:val="24"/>
        </w:rPr>
      </w:pPr>
      <w:bookmarkStart w:id="0" w:name="_GoBack"/>
      <w:bookmarkEnd w:id="0"/>
      <w:r>
        <w:rPr>
          <w:b/>
          <w:bCs/>
          <w:sz w:val="24"/>
          <w:szCs w:val="24"/>
        </w:rPr>
        <w:t>Developing</w:t>
      </w:r>
      <w:r w:rsidR="00EE211F" w:rsidRPr="00EE211F">
        <w:rPr>
          <w:b/>
          <w:bCs/>
          <w:sz w:val="24"/>
          <w:szCs w:val="24"/>
        </w:rPr>
        <w:t xml:space="preserve"> </w:t>
      </w:r>
      <w:r w:rsidR="00975973">
        <w:rPr>
          <w:b/>
          <w:bCs/>
          <w:sz w:val="24"/>
          <w:szCs w:val="24"/>
        </w:rPr>
        <w:t>s</w:t>
      </w:r>
      <w:r w:rsidR="00EE211F" w:rsidRPr="00EE211F">
        <w:rPr>
          <w:b/>
          <w:bCs/>
          <w:sz w:val="24"/>
          <w:szCs w:val="24"/>
        </w:rPr>
        <w:t xml:space="preserve">tem taper of </w:t>
      </w:r>
      <w:r w:rsidR="00EE211F" w:rsidRPr="00EE211F">
        <w:rPr>
          <w:b/>
          <w:bCs/>
          <w:i/>
          <w:iCs/>
          <w:sz w:val="24"/>
          <w:szCs w:val="24"/>
        </w:rPr>
        <w:t>Shorea robusta</w:t>
      </w:r>
      <w:r w:rsidR="00975973">
        <w:rPr>
          <w:b/>
          <w:bCs/>
          <w:sz w:val="24"/>
          <w:szCs w:val="24"/>
        </w:rPr>
        <w:t xml:space="preserve"> in the far-w</w:t>
      </w:r>
      <w:r w:rsidR="00073104">
        <w:rPr>
          <w:b/>
          <w:bCs/>
          <w:sz w:val="24"/>
          <w:szCs w:val="24"/>
        </w:rPr>
        <w:t xml:space="preserve">estern </w:t>
      </w:r>
      <w:r w:rsidR="0034289C">
        <w:rPr>
          <w:b/>
          <w:bCs/>
          <w:sz w:val="24"/>
          <w:szCs w:val="24"/>
        </w:rPr>
        <w:t>Terai of</w:t>
      </w:r>
      <w:r w:rsidR="0034289C" w:rsidRPr="00EE211F">
        <w:rPr>
          <w:b/>
          <w:bCs/>
          <w:sz w:val="24"/>
          <w:szCs w:val="24"/>
        </w:rPr>
        <w:t xml:space="preserve"> </w:t>
      </w:r>
      <w:r w:rsidR="00EE211F" w:rsidRPr="00EE211F">
        <w:rPr>
          <w:b/>
          <w:bCs/>
          <w:sz w:val="24"/>
          <w:szCs w:val="24"/>
        </w:rPr>
        <w:t>Nepal</w:t>
      </w:r>
      <w:ins w:id="1" w:author="97798" w:date="2022-12-23T21:29:00Z">
        <w:r w:rsidR="00333747">
          <w:rPr>
            <w:b/>
            <w:bCs/>
            <w:sz w:val="24"/>
            <w:szCs w:val="24"/>
          </w:rPr>
          <w:t xml:space="preserve"> </w:t>
        </w:r>
        <w:r w:rsidR="00F034B8">
          <w:rPr>
            <w:b/>
            <w:bCs/>
            <w:sz w:val="24"/>
            <w:szCs w:val="24"/>
          </w:rPr>
          <w:t xml:space="preserve"> </w:t>
        </w:r>
      </w:ins>
    </w:p>
    <w:p w14:paraId="5C50E9C6" w14:textId="77777777" w:rsidR="00F748A3" w:rsidRDefault="00F748A3" w:rsidP="004D0242">
      <w:pPr>
        <w:pStyle w:val="Heading1"/>
      </w:pPr>
      <w:r w:rsidRPr="004D0242">
        <w:t>Abstract</w:t>
      </w:r>
    </w:p>
    <w:p w14:paraId="089616C6" w14:textId="3EC89BFE" w:rsidR="00A50E02" w:rsidRDefault="00410DF5" w:rsidP="00501AF2">
      <w:pPr>
        <w:autoSpaceDE w:val="0"/>
        <w:autoSpaceDN w:val="0"/>
        <w:adjustRightInd w:val="0"/>
        <w:spacing w:after="0" w:afterAutospacing="0" w:line="360" w:lineRule="auto"/>
        <w:jc w:val="both"/>
      </w:pPr>
      <w:r>
        <w:t xml:space="preserve"> </w:t>
      </w:r>
      <w:r w:rsidRPr="00AC0CF6">
        <w:t xml:space="preserve">Tree taper functions </w:t>
      </w:r>
      <w:r w:rsidR="0034289C">
        <w:t>expressed</w:t>
      </w:r>
      <w:r w:rsidR="0034289C" w:rsidRPr="00AC0CF6">
        <w:t xml:space="preserve"> </w:t>
      </w:r>
      <w:r w:rsidRPr="00AC0CF6">
        <w:t xml:space="preserve">in terms of height and diameter at breast height (BDH) can provide accurate and timely information on </w:t>
      </w:r>
      <w:r w:rsidR="0034289C">
        <w:t>current</w:t>
      </w:r>
      <w:r w:rsidR="00787470">
        <w:t xml:space="preserve"> </w:t>
      </w:r>
      <w:r w:rsidRPr="00AC0CF6">
        <w:t xml:space="preserve">growing stock. </w:t>
      </w:r>
      <w:r w:rsidR="007F30B4">
        <w:t>T</w:t>
      </w:r>
      <w:r w:rsidRPr="00AC0CF6">
        <w:t xml:space="preserve">aper equations are </w:t>
      </w:r>
      <w:r w:rsidR="007F30B4">
        <w:t xml:space="preserve">very important for calculation of growing stock in forest inventories, however, in the context of Nepal, these are </w:t>
      </w:r>
      <w:r w:rsidRPr="00AC0CF6">
        <w:t xml:space="preserve">still </w:t>
      </w:r>
      <w:r w:rsidR="007F30B4">
        <w:t>un</w:t>
      </w:r>
      <w:r w:rsidRPr="00AC0CF6">
        <w:t>available</w:t>
      </w:r>
      <w:r w:rsidR="007F30B4">
        <w:t xml:space="preserve"> at the required level</w:t>
      </w:r>
      <w:r w:rsidRPr="00AC0CF6">
        <w:t xml:space="preserve">. </w:t>
      </w:r>
      <w:r w:rsidR="0034289C">
        <w:t>T</w:t>
      </w:r>
      <w:r w:rsidRPr="00AC0CF6">
        <w:t xml:space="preserve">he </w:t>
      </w:r>
      <w:r w:rsidR="0034289C">
        <w:t>study aimed</w:t>
      </w:r>
      <w:r w:rsidRPr="00AC0CF6">
        <w:t xml:space="preserve"> to develop taper equations, </w:t>
      </w:r>
      <w:r w:rsidR="0034289C">
        <w:t>so that those</w:t>
      </w:r>
      <w:r w:rsidRPr="00AC0CF6">
        <w:t xml:space="preserve"> can be used to predict the diameter anywhere along the stem, and estimate tree volumes at desired sections</w:t>
      </w:r>
      <w:r w:rsidR="0034289C">
        <w:t>.</w:t>
      </w:r>
      <w:r w:rsidRPr="00AC0CF6">
        <w:t xml:space="preserve"> </w:t>
      </w:r>
      <w:r w:rsidR="0059643F" w:rsidRPr="00AC0CF6">
        <w:t xml:space="preserve">The </w:t>
      </w:r>
      <w:r w:rsidR="0034289C">
        <w:t>input data was</w:t>
      </w:r>
      <w:r w:rsidR="00AC0CF6">
        <w:t xml:space="preserve"> </w:t>
      </w:r>
      <w:r w:rsidR="0034289C">
        <w:t xml:space="preserve">a </w:t>
      </w:r>
      <w:r w:rsidR="00AC0CF6">
        <w:t>destructive sampling method</w:t>
      </w:r>
      <w:r w:rsidR="0034289C">
        <w:t xml:space="preserve"> of 81 sample trees </w:t>
      </w:r>
      <w:r w:rsidR="00C23FBA">
        <w:t xml:space="preserve">of </w:t>
      </w:r>
      <w:r w:rsidR="00C23FBA" w:rsidRPr="007F30B4">
        <w:rPr>
          <w:i/>
          <w:iCs/>
        </w:rPr>
        <w:t>Shorea robusta</w:t>
      </w:r>
      <w:r w:rsidR="00C23FBA">
        <w:t xml:space="preserve"> distributed</w:t>
      </w:r>
      <w:r w:rsidR="007F30B4">
        <w:t xml:space="preserve"> </w:t>
      </w:r>
      <w:r w:rsidR="00C23FBA">
        <w:t>in ten</w:t>
      </w:r>
      <w:r w:rsidR="00C23FBA" w:rsidRPr="00AC0CF6">
        <w:t xml:space="preserve"> </w:t>
      </w:r>
      <w:r w:rsidR="007F30B4">
        <w:t>locations of the far western T</w:t>
      </w:r>
      <w:r w:rsidRPr="00AC0CF6">
        <w:t>erai of Nepal (Kailali and Kanchanpur districts</w:t>
      </w:r>
      <w:r w:rsidR="0059643F" w:rsidRPr="00AC0CF6">
        <w:t>)</w:t>
      </w:r>
      <w:r w:rsidR="00AC0CF6">
        <w:t xml:space="preserve">. </w:t>
      </w:r>
    </w:p>
    <w:p w14:paraId="6B698ABF" w14:textId="38652A3A" w:rsidR="00A50E02" w:rsidRDefault="00AC0CF6" w:rsidP="00501AF2">
      <w:pPr>
        <w:autoSpaceDE w:val="0"/>
        <w:autoSpaceDN w:val="0"/>
        <w:adjustRightInd w:val="0"/>
        <w:spacing w:after="0" w:afterAutospacing="0" w:line="360" w:lineRule="auto"/>
        <w:jc w:val="both"/>
      </w:pPr>
      <w:r>
        <w:t>U</w:t>
      </w:r>
      <w:r w:rsidR="0059643F" w:rsidRPr="00AC0CF6">
        <w:t>sing t</w:t>
      </w:r>
      <w:r>
        <w:t xml:space="preserve">wo independent </w:t>
      </w:r>
      <w:r w:rsidRPr="00235EB4">
        <w:rPr>
          <w:i/>
          <w:iCs/>
        </w:rPr>
        <w:t>B-Spline</w:t>
      </w:r>
      <w:r w:rsidRPr="00AC0CF6">
        <w:t xml:space="preserve"> and </w:t>
      </w:r>
      <w:r w:rsidRPr="00235EB4">
        <w:rPr>
          <w:i/>
          <w:iCs/>
        </w:rPr>
        <w:t>5th-degree polynomial</w:t>
      </w:r>
      <w:r>
        <w:t xml:space="preserve"> taper </w:t>
      </w:r>
      <w:r w:rsidRPr="00AC0CF6">
        <w:t>models</w:t>
      </w:r>
      <w:r>
        <w:t>,</w:t>
      </w:r>
      <w:r w:rsidR="002833CE" w:rsidRPr="00AC0CF6">
        <w:t xml:space="preserve"> </w:t>
      </w:r>
      <w:r>
        <w:t>the upper stem diameter</w:t>
      </w:r>
      <w:r w:rsidR="00235EB4">
        <w:t>s</w:t>
      </w:r>
      <w:r>
        <w:t xml:space="preserve"> </w:t>
      </w:r>
      <w:r w:rsidR="002833CE" w:rsidRPr="00AC0CF6">
        <w:t xml:space="preserve">were </w:t>
      </w:r>
      <w:r w:rsidR="00235EB4">
        <w:t>imputed</w:t>
      </w:r>
      <w:r w:rsidR="002833CE" w:rsidRPr="00AC0CF6">
        <w:t>.</w:t>
      </w:r>
      <w:r w:rsidR="00A50E02">
        <w:t xml:space="preserve"> Both models were applied </w:t>
      </w:r>
      <w:r w:rsidR="0034289C">
        <w:t>on t</w:t>
      </w:r>
      <w:r w:rsidR="00A50E02">
        <w:t>he whole dataset, irrespective of DBH size</w:t>
      </w:r>
      <w:r w:rsidR="0034289C">
        <w:t>,</w:t>
      </w:r>
      <w:r w:rsidR="00A50E02">
        <w:t xml:space="preserve"> to get </w:t>
      </w:r>
      <w:r w:rsidR="0034289C">
        <w:t xml:space="preserve"> common </w:t>
      </w:r>
      <w:r w:rsidR="00A50E02">
        <w:t xml:space="preserve">fitted taper models. </w:t>
      </w:r>
      <w:r w:rsidR="002833CE" w:rsidRPr="00AC0CF6">
        <w:t xml:space="preserve">Later, </w:t>
      </w:r>
      <w:r w:rsidR="0034289C">
        <w:t xml:space="preserve">the </w:t>
      </w:r>
      <w:r w:rsidR="00A50E02">
        <w:t>same</w:t>
      </w:r>
      <w:r w:rsidR="002833CE" w:rsidRPr="00AC0CF6">
        <w:t xml:space="preserve"> models were tested for three different DBH classes</w:t>
      </w:r>
      <w:r w:rsidR="00A50E02">
        <w:t xml:space="preserve"> to </w:t>
      </w:r>
      <w:r w:rsidR="002833CE" w:rsidRPr="00AC0CF6">
        <w:t>compare</w:t>
      </w:r>
      <w:r w:rsidR="00A50E02">
        <w:t xml:space="preserve"> and evaluate</w:t>
      </w:r>
      <w:r w:rsidR="002833CE" w:rsidRPr="00AC0CF6">
        <w:t xml:space="preserve"> the best-fit model. </w:t>
      </w:r>
      <w:ins w:id="2" w:author="Shiva Khanal" w:date="2023-01-01T19:43:00Z">
        <w:r w:rsidR="0034289C">
          <w:t xml:space="preserve"> </w:t>
        </w:r>
      </w:ins>
    </w:p>
    <w:p w14:paraId="5B1E088B" w14:textId="2FEC1414" w:rsidR="009E601A" w:rsidRDefault="009E601A" w:rsidP="009E601A">
      <w:pPr>
        <w:autoSpaceDE w:val="0"/>
        <w:autoSpaceDN w:val="0"/>
        <w:adjustRightInd w:val="0"/>
        <w:spacing w:after="0" w:afterAutospacing="0" w:line="360" w:lineRule="auto"/>
        <w:jc w:val="both"/>
        <w:rPr>
          <w:highlight w:val="yellow"/>
        </w:rPr>
      </w:pPr>
      <w:r w:rsidRPr="009E601A">
        <w:t xml:space="preserve">Taper models, developed under </w:t>
      </w:r>
      <w:r w:rsidR="0034289C">
        <w:t xml:space="preserve">the </w:t>
      </w:r>
      <w:r w:rsidRPr="009E601A">
        <w:t>B-spline polynomial model of 3</w:t>
      </w:r>
      <w:r w:rsidRPr="009E601A">
        <w:rPr>
          <w:vertAlign w:val="superscript"/>
        </w:rPr>
        <w:t>rd</w:t>
      </w:r>
      <w:r w:rsidRPr="009E601A">
        <w:t xml:space="preserve"> degree, were found </w:t>
      </w:r>
      <w:r w:rsidR="0034289C">
        <w:t xml:space="preserve">to be </w:t>
      </w:r>
      <w:r w:rsidRPr="009E601A">
        <w:t xml:space="preserve">highly dependent on the tree (DBH) sizes. Thus, better models could be developed by classifying the whole dataset based on different DBH classes. On the other hand, developed models under </w:t>
      </w:r>
      <w:r w:rsidR="0034289C">
        <w:t xml:space="preserve">the </w:t>
      </w:r>
      <w:r w:rsidR="0034289C" w:rsidRPr="009E601A">
        <w:t>5</w:t>
      </w:r>
      <w:r w:rsidR="0034289C" w:rsidRPr="009E601A">
        <w:rPr>
          <w:vertAlign w:val="superscript"/>
        </w:rPr>
        <w:t>th</w:t>
      </w:r>
      <w:r w:rsidR="007F30B4">
        <w:t xml:space="preserve"> </w:t>
      </w:r>
      <w:r w:rsidRPr="009E601A">
        <w:t xml:space="preserve">degree polynomial taper model did not exhibit their dependency on </w:t>
      </w:r>
      <w:r w:rsidR="0034289C">
        <w:t xml:space="preserve">the </w:t>
      </w:r>
      <w:r w:rsidRPr="009E601A">
        <w:t xml:space="preserve">tree (DBH) sizes and </w:t>
      </w:r>
      <w:r w:rsidR="0034289C">
        <w:t>a</w:t>
      </w:r>
      <w:ins w:id="3" w:author="Shiva Khanal" w:date="2023-01-01T18:42:00Z">
        <w:r w:rsidR="0034289C">
          <w:t xml:space="preserve"> </w:t>
        </w:r>
      </w:ins>
      <w:r w:rsidRPr="009E601A">
        <w:t>better model was found for the unclassified datasets</w:t>
      </w:r>
      <w:r w:rsidR="0034289C">
        <w:t>,</w:t>
      </w:r>
      <w:r w:rsidRPr="009E601A">
        <w:t xml:space="preserve"> i.e. for all DBH sizes.</w:t>
      </w:r>
    </w:p>
    <w:p w14:paraId="58D80E60" w14:textId="30C6BA6F" w:rsidR="00410DF5" w:rsidRPr="009E601A" w:rsidRDefault="009E601A" w:rsidP="00F3553A">
      <w:pPr>
        <w:rPr>
          <w:i/>
          <w:iCs/>
        </w:rPr>
      </w:pPr>
      <w:r w:rsidRPr="009E601A">
        <w:rPr>
          <w:i/>
          <w:iCs/>
        </w:rPr>
        <w:t xml:space="preserve">Keywords: stem taper, Shorea robusta, </w:t>
      </w:r>
      <w:r w:rsidR="000B734F">
        <w:rPr>
          <w:i/>
          <w:iCs/>
        </w:rPr>
        <w:t>T</w:t>
      </w:r>
      <w:r w:rsidRPr="009E601A">
        <w:rPr>
          <w:i/>
          <w:iCs/>
        </w:rPr>
        <w:t>erai</w:t>
      </w:r>
    </w:p>
    <w:p w14:paraId="73AC515D" w14:textId="77777777" w:rsidR="00F616BB" w:rsidRPr="00EE211F" w:rsidRDefault="00F616BB" w:rsidP="00EE211F">
      <w:pPr>
        <w:pStyle w:val="Heading1"/>
        <w:spacing w:afterAutospacing="0"/>
      </w:pPr>
      <w:r w:rsidRPr="00EE211F">
        <w:t xml:space="preserve"> Introduction</w:t>
      </w:r>
    </w:p>
    <w:p w14:paraId="04C17411" w14:textId="02C9D81E" w:rsidR="0034289C" w:rsidDel="00C23FBA" w:rsidRDefault="00F616BB" w:rsidP="0034289C">
      <w:pPr>
        <w:spacing w:line="360" w:lineRule="auto"/>
        <w:jc w:val="both"/>
        <w:rPr>
          <w:ins w:id="4" w:author="Shiva Khanal" w:date="2023-01-01T19:53:00Z"/>
          <w:del w:id="5" w:author="Shiva Khanal [2]" w:date="2023-01-02T09:28:00Z"/>
        </w:rPr>
      </w:pPr>
      <w:r>
        <w:t>For efficient forest management, accurate and up-to-date information on current growing stock and future growth potential is required.</w:t>
      </w:r>
      <w:r w:rsidR="00D84BF3">
        <w:t xml:space="preserve"> </w:t>
      </w:r>
      <w:r w:rsidR="00C23FBA">
        <w:t>Tree taper functions expressed in terms of height and diameter at breast height (D</w:t>
      </w:r>
      <w:r w:rsidR="000B734F">
        <w:t>B</w:t>
      </w:r>
      <w:r w:rsidR="00C23FBA">
        <w:t xml:space="preserve">H) can provide accurate and timely information on current growing stock (Muhairwe, 1999). </w:t>
      </w:r>
    </w:p>
    <w:p w14:paraId="485C5275" w14:textId="6D1F1B08" w:rsidR="004D6444" w:rsidRDefault="0034289C" w:rsidP="00DA05B5">
      <w:pPr>
        <w:spacing w:line="360" w:lineRule="auto"/>
        <w:jc w:val="both"/>
      </w:pPr>
      <w:r>
        <w:t xml:space="preserve">The stem taper function is </w:t>
      </w:r>
      <w:r w:rsidR="00C23FBA">
        <w:t xml:space="preserve">thus considered </w:t>
      </w:r>
      <w:r>
        <w:t xml:space="preserve">a </w:t>
      </w:r>
      <w:r w:rsidR="00C23FBA">
        <w:t xml:space="preserve">basic input </w:t>
      </w:r>
      <w:r>
        <w:t>for forest planning and</w:t>
      </w:r>
      <w:r w:rsidR="00265C57">
        <w:t xml:space="preserve"> management (Kublin et al., 2013</w:t>
      </w:r>
      <w:r>
        <w:t xml:space="preserve">; </w:t>
      </w:r>
      <w:r w:rsidRPr="00265C57">
        <w:t>Heidarsson &amp; Pukkala, 2011</w:t>
      </w:r>
      <w:r>
        <w:t xml:space="preserve">). </w:t>
      </w:r>
      <w:r w:rsidR="00C23FBA">
        <w:t xml:space="preserve"> </w:t>
      </w:r>
      <w:r w:rsidR="00583796">
        <w:t>Form factor gives a basic idea of a tree's form or shape</w:t>
      </w:r>
      <w:r>
        <w:t>. H</w:t>
      </w:r>
      <w:r w:rsidR="00583796">
        <w:t xml:space="preserve">owever, it </w:t>
      </w:r>
      <w:r>
        <w:t xml:space="preserve">doesn’t </w:t>
      </w:r>
      <w:r w:rsidR="00583796">
        <w:t xml:space="preserve">express how the diameter narrows as the tree height rises. A taper equation can </w:t>
      </w:r>
      <w:r>
        <w:t xml:space="preserve"> best</w:t>
      </w:r>
      <w:r w:rsidR="00583796">
        <w:t xml:space="preserve"> provide such information by </w:t>
      </w:r>
      <w:r>
        <w:t xml:space="preserve">providing a relationship to </w:t>
      </w:r>
      <w:r w:rsidR="00583796">
        <w:t>predict a tree's stem diameters</w:t>
      </w:r>
      <w:r>
        <w:t xml:space="preserve"> at desired section</w:t>
      </w:r>
      <w:r w:rsidR="00583796">
        <w:t xml:space="preserve">. </w:t>
      </w:r>
      <w:r w:rsidR="00F616BB">
        <w:t xml:space="preserve">Modelling stem taper </w:t>
      </w:r>
      <w:r>
        <w:t>thus provides the key input</w:t>
      </w:r>
      <w:r w:rsidR="00F616BB">
        <w:t xml:space="preserve"> to derive upper stem diameters and calculate stem volumes at any height.</w:t>
      </w:r>
      <w:r w:rsidR="00D84BF3">
        <w:t xml:space="preserve"> </w:t>
      </w:r>
      <w:r w:rsidR="001015F0">
        <w:t xml:space="preserve">Stem taper is defined as the relative rate of change in stem diameter as tree height increases and can be expressed mathematically (Kohler et al., 2016). </w:t>
      </w:r>
      <w:r w:rsidR="00265C57">
        <w:t>V</w:t>
      </w:r>
      <w:r w:rsidR="00F3553A">
        <w:t xml:space="preserve">arious methods have </w:t>
      </w:r>
      <w:r w:rsidR="001906D9">
        <w:t xml:space="preserve">been </w:t>
      </w:r>
      <w:r w:rsidR="00F3553A">
        <w:t>proposed for developing taper equation</w:t>
      </w:r>
      <w:r>
        <w:t>s</w:t>
      </w:r>
      <w:r w:rsidR="00265C57">
        <w:t xml:space="preserve">. </w:t>
      </w:r>
      <w:r w:rsidR="00265C57">
        <w:lastRenderedPageBreak/>
        <w:t>S</w:t>
      </w:r>
      <w:r>
        <w:t>everal</w:t>
      </w:r>
      <w:r w:rsidR="004D6444">
        <w:t xml:space="preserve"> studies have primarily focused on softwood tree species</w:t>
      </w:r>
      <w:r w:rsidR="00C23FBA">
        <w:t xml:space="preserve"> for developing</w:t>
      </w:r>
      <w:r w:rsidR="00265C57">
        <w:t xml:space="preserve"> </w:t>
      </w:r>
      <w:r w:rsidR="004D6444">
        <w:t xml:space="preserve">taper equations (Max &amp; Burkhart, 1976; </w:t>
      </w:r>
      <w:r w:rsidR="004D6444" w:rsidRPr="00DD7227">
        <w:t>Fang et al., 2000</w:t>
      </w:r>
      <w:r w:rsidR="004D6444">
        <w:t>). However</w:t>
      </w:r>
      <w:r>
        <w:t>,</w:t>
      </w:r>
      <w:r w:rsidR="004D6444" w:rsidRPr="004D6444">
        <w:t xml:space="preserve"> </w:t>
      </w:r>
      <w:r w:rsidR="004D6444">
        <w:t xml:space="preserve">only a few taper equations have been developed for hardwoods (Ounekham, 2001). </w:t>
      </w:r>
      <w:r w:rsidR="004D6444" w:rsidRPr="00D84BF3">
        <w:rPr>
          <w:i/>
          <w:iCs/>
        </w:rPr>
        <w:t>Shorea robusta</w:t>
      </w:r>
      <w:r w:rsidR="004D6444">
        <w:t xml:space="preserve">, a hardwood species from </w:t>
      </w:r>
      <w:r>
        <w:t xml:space="preserve">the Dipterocarpaceae </w:t>
      </w:r>
      <w:r w:rsidR="004D6444">
        <w:t xml:space="preserve">family, has been chosen for this study. It is a common species found abundantly in </w:t>
      </w:r>
      <w:r>
        <w:t>Nepal's Terai and Siwalik regions</w:t>
      </w:r>
      <w:r w:rsidR="004D6444">
        <w:t xml:space="preserve"> (DFRS, 2014).</w:t>
      </w:r>
      <w:r w:rsidR="004E57BD">
        <w:t xml:space="preserve"> </w:t>
      </w:r>
      <w:r>
        <w:t>Due to its strong and long-lasting wood, the species is considered</w:t>
      </w:r>
      <w:r w:rsidR="004E57BD">
        <w:t xml:space="preserve"> </w:t>
      </w:r>
      <w:r w:rsidR="004D6444">
        <w:t>a valuable and multipurpose tree</w:t>
      </w:r>
      <w:r w:rsidR="004E57BD">
        <w:t xml:space="preserve"> and is thus a recognized </w:t>
      </w:r>
      <w:r w:rsidR="00C23FBA">
        <w:t xml:space="preserve">a primary </w:t>
      </w:r>
      <w:r w:rsidR="004E57BD">
        <w:t>timber</w:t>
      </w:r>
      <w:r w:rsidR="00C23FBA">
        <w:t xml:space="preserve"> source</w:t>
      </w:r>
      <w:r w:rsidR="004E57BD">
        <w:t xml:space="preserve"> in </w:t>
      </w:r>
      <w:r>
        <w:t xml:space="preserve">the </w:t>
      </w:r>
      <w:r w:rsidR="004E57BD">
        <w:t xml:space="preserve">Nepalese market. </w:t>
      </w:r>
      <w:r w:rsidR="004D6444">
        <w:t>It is a large</w:t>
      </w:r>
      <w:r w:rsidR="004E57BD">
        <w:t xml:space="preserve"> tree that grows to 45-50m tall </w:t>
      </w:r>
      <w:r>
        <w:t xml:space="preserve">and </w:t>
      </w:r>
      <w:r w:rsidR="004D6444">
        <w:t xml:space="preserve">is found in deciduous forests </w:t>
      </w:r>
      <w:r w:rsidR="004E57BD">
        <w:t xml:space="preserve">up to an altitudinal range of </w:t>
      </w:r>
      <w:r w:rsidR="004D6444">
        <w:t>about 1,500m</w:t>
      </w:r>
      <w:r w:rsidR="004E57BD">
        <w:t xml:space="preserve"> (though </w:t>
      </w:r>
      <w:r>
        <w:t xml:space="preserve">it </w:t>
      </w:r>
      <w:r w:rsidR="004D6444">
        <w:t>is uncommon above 1,000 m</w:t>
      </w:r>
      <w:r w:rsidR="004E57BD">
        <w:t xml:space="preserve">) </w:t>
      </w:r>
      <w:r w:rsidR="004D6444">
        <w:t>(Jackson, 1994).</w:t>
      </w:r>
      <w:r w:rsidR="00114869">
        <w:t xml:space="preserve"> </w:t>
      </w:r>
      <w:r w:rsidR="005672B3">
        <w:t>Despise their usefulness</w:t>
      </w:r>
      <w:r>
        <w:t>,</w:t>
      </w:r>
      <w:r w:rsidR="005672B3">
        <w:t xml:space="preserve"> volume and taper function have been rarely studied in Nepal.</w:t>
      </w:r>
      <w:ins w:id="6" w:author="Shiva Khanal [2]" w:date="2023-01-02T09:30:00Z">
        <w:r w:rsidR="00C23FBA">
          <w:t xml:space="preserve"> </w:t>
        </w:r>
      </w:ins>
      <w:r w:rsidR="00C23FBA">
        <w:t>Due to the lack of local taper equations,  the forest resource assessment of Nepal has estimated volumes of broken trees based on the taper equations developed by Heinonen et al. (1996).</w:t>
      </w:r>
      <w:r w:rsidR="00E50919">
        <w:t xml:space="preserve"> </w:t>
      </w:r>
      <w:r w:rsidR="004D6444">
        <w:t>The</w:t>
      </w:r>
      <w:r w:rsidR="00C23FBA">
        <w:t>se</w:t>
      </w:r>
      <w:r w:rsidR="004D6444">
        <w:t xml:space="preserve"> polynomial taper </w:t>
      </w:r>
      <w:r w:rsidR="00114869">
        <w:t>equation</w:t>
      </w:r>
      <w:r w:rsidR="00E50919">
        <w:t>s</w:t>
      </w:r>
      <w:r w:rsidR="004D6444">
        <w:t xml:space="preserve"> </w:t>
      </w:r>
      <w:r w:rsidR="00C23FBA">
        <w:t xml:space="preserve">were </w:t>
      </w:r>
      <w:r w:rsidR="004D6444">
        <w:t xml:space="preserve">prepared </w:t>
      </w:r>
      <w:r w:rsidR="00C23FBA">
        <w:t>using</w:t>
      </w:r>
      <w:r w:rsidR="004D6444">
        <w:t xml:space="preserve"> the data </w:t>
      </w:r>
      <w:r>
        <w:t xml:space="preserve">from </w:t>
      </w:r>
      <w:r w:rsidR="004D6444">
        <w:t>exotic</w:t>
      </w:r>
      <w:del w:id="7" w:author="Shiva Khanal [2]" w:date="2023-01-02T09:32:00Z">
        <w:r w:rsidR="004D6444" w:rsidDel="00C23FBA">
          <w:delText xml:space="preserve"> </w:delText>
        </w:r>
      </w:del>
      <w:r w:rsidR="004D6444">
        <w:t>tree plantations</w:t>
      </w:r>
      <w:r w:rsidR="00C23FBA">
        <w:t xml:space="preserve"> in Zambia</w:t>
      </w:r>
      <w:r w:rsidR="004D6444">
        <w:t>.</w:t>
      </w:r>
      <w:r w:rsidR="00114869">
        <w:t xml:space="preserve"> </w:t>
      </w:r>
      <w:r w:rsidR="00E50919">
        <w:t>T</w:t>
      </w:r>
      <w:r w:rsidR="00C23FBA">
        <w:t>his study</w:t>
      </w:r>
      <w:r w:rsidR="004D6444">
        <w:t xml:space="preserve"> s</w:t>
      </w:r>
      <w:r w:rsidR="00114869">
        <w:t xml:space="preserve">eeks to develop taper equations, </w:t>
      </w:r>
      <w:r w:rsidR="004D6444">
        <w:t>which can be used to predict the diameter anywhere along the stem, and estimate tree volumes at different desired sections</w:t>
      </w:r>
      <w:r w:rsidR="00C23FBA">
        <w:t xml:space="preserve"> for growing stock calculation for national and other local scale forest resource assessment</w:t>
      </w:r>
      <w:r w:rsidR="004D6444">
        <w:t>.</w:t>
      </w:r>
    </w:p>
    <w:p w14:paraId="20794957" w14:textId="77777777" w:rsidR="00F616BB" w:rsidRDefault="00EE211F" w:rsidP="00EE211F">
      <w:pPr>
        <w:pStyle w:val="Heading1"/>
        <w:spacing w:afterAutospacing="0"/>
      </w:pPr>
      <w:r>
        <w:t xml:space="preserve"> Materials and methods</w:t>
      </w:r>
    </w:p>
    <w:p w14:paraId="67FF46CD" w14:textId="77777777" w:rsidR="00F616BB" w:rsidRPr="0058117E" w:rsidRDefault="00F616BB" w:rsidP="0058117E">
      <w:pPr>
        <w:pStyle w:val="Heading2"/>
      </w:pPr>
      <w:r w:rsidRPr="0058117E">
        <w:t>Study Area</w:t>
      </w:r>
    </w:p>
    <w:p w14:paraId="4B008236" w14:textId="1FC3565E" w:rsidR="00C23FBA" w:rsidRDefault="00D84BF3" w:rsidP="00C23FBA">
      <w:pPr>
        <w:spacing w:line="360" w:lineRule="auto"/>
      </w:pPr>
      <w:r w:rsidRPr="00D84BF3">
        <w:t xml:space="preserve">This </w:t>
      </w:r>
      <w:r w:rsidR="006356BD">
        <w:t xml:space="preserve">research </w:t>
      </w:r>
      <w:r w:rsidR="00C23FBA">
        <w:t xml:space="preserve">used </w:t>
      </w:r>
      <w:r w:rsidR="006356BD">
        <w:t xml:space="preserve">the </w:t>
      </w:r>
      <w:r w:rsidRPr="00D84BF3">
        <w:t xml:space="preserve">data </w:t>
      </w:r>
      <w:r w:rsidR="006356BD">
        <w:t xml:space="preserve">collected </w:t>
      </w:r>
      <w:r w:rsidRPr="00D84BF3">
        <w:t>from 10</w:t>
      </w:r>
      <w:r w:rsidR="006356BD">
        <w:t xml:space="preserve"> </w:t>
      </w:r>
      <w:r w:rsidRPr="00D84BF3">
        <w:t xml:space="preserve">locations </w:t>
      </w:r>
      <w:r w:rsidR="006356BD">
        <w:t xml:space="preserve">of the far western </w:t>
      </w:r>
      <w:r w:rsidR="00C23FBA">
        <w:t>T</w:t>
      </w:r>
      <w:r w:rsidR="006356BD">
        <w:t xml:space="preserve">erai of </w:t>
      </w:r>
      <w:r w:rsidR="00FA65CE">
        <w:t>Nepal (</w:t>
      </w:r>
      <w:r w:rsidRPr="00D84BF3">
        <w:t>Kailali and Kanchanpur districts of Sudur Pashchim province</w:t>
      </w:r>
      <w:r w:rsidR="00FA65CE" w:rsidRPr="00D653F2">
        <w:t>)</w:t>
      </w:r>
      <w:r w:rsidR="00D653F2" w:rsidRPr="00D653F2">
        <w:t>.</w:t>
      </w:r>
      <w:r w:rsidR="00D653F2">
        <w:t xml:space="preserve"> The area is located </w:t>
      </w:r>
      <w:r w:rsidR="00D653F2" w:rsidRPr="00D653F2">
        <w:t>between the latitudes of 28.8314</w:t>
      </w:r>
      <w:r w:rsidR="00D653F2" w:rsidRPr="00D653F2">
        <w:rPr>
          <w:vertAlign w:val="superscript"/>
        </w:rPr>
        <w:t>o</w:t>
      </w:r>
      <w:r w:rsidR="00D653F2" w:rsidRPr="00D653F2">
        <w:t xml:space="preserve"> and 28.8372</w:t>
      </w:r>
      <w:r w:rsidR="00D653F2" w:rsidRPr="00D653F2">
        <w:rPr>
          <w:vertAlign w:val="superscript"/>
        </w:rPr>
        <w:t xml:space="preserve"> o</w:t>
      </w:r>
      <w:r w:rsidR="00D653F2" w:rsidRPr="00D653F2">
        <w:t xml:space="preserve"> </w:t>
      </w:r>
      <w:r w:rsidR="00E50919">
        <w:t xml:space="preserve">N </w:t>
      </w:r>
      <w:r w:rsidR="00D653F2" w:rsidRPr="00D653F2">
        <w:t>and the longitudes of 80.8987</w:t>
      </w:r>
      <w:r w:rsidR="00D653F2" w:rsidRPr="00D653F2">
        <w:rPr>
          <w:vertAlign w:val="superscript"/>
        </w:rPr>
        <w:t xml:space="preserve"> o</w:t>
      </w:r>
      <w:r w:rsidR="00D653F2" w:rsidRPr="00D653F2">
        <w:t xml:space="preserve"> and 80.3213</w:t>
      </w:r>
      <w:r w:rsidR="00D653F2" w:rsidRPr="00D653F2">
        <w:rPr>
          <w:vertAlign w:val="superscript"/>
        </w:rPr>
        <w:t xml:space="preserve"> o</w:t>
      </w:r>
      <w:r w:rsidR="00E50919">
        <w:rPr>
          <w:vertAlign w:val="superscript"/>
        </w:rPr>
        <w:t xml:space="preserve"> </w:t>
      </w:r>
      <w:r w:rsidR="00E50919">
        <w:t>E</w:t>
      </w:r>
      <w:r w:rsidR="000D5F1D">
        <w:t xml:space="preserve"> (Figure 1)</w:t>
      </w:r>
      <w:r w:rsidR="00FA65CE">
        <w:t>.</w:t>
      </w:r>
      <w:r w:rsidR="006356BD">
        <w:t xml:space="preserve"> The region extends from the Karnali River in the east to the western border of the country, where </w:t>
      </w:r>
      <w:r w:rsidR="0034289C">
        <w:t xml:space="preserve">the </w:t>
      </w:r>
      <w:r w:rsidR="006356BD">
        <w:t>forest area covers 97,622 ha outside the protected area (DFRS, 2014). The elevation of the study area covers an altitudinal range of 109 m to 200 m above msl.</w:t>
      </w:r>
      <w:r w:rsidR="008C57A4">
        <w:t xml:space="preserve"> </w:t>
      </w:r>
      <w:r w:rsidR="002C5126" w:rsidRPr="008C57A4">
        <w:t xml:space="preserve">The climate varies from sub-tropical to tropical. The total annual precipitation ranges from 1130 mm to 2680 mm (DFRS, 2014). </w:t>
      </w:r>
      <w:r w:rsidR="00C23FBA">
        <w:t xml:space="preserve">This region is characterized by hot summers (more than 40 °C in peak summer) and dry winters (less than 15 °C). </w:t>
      </w:r>
      <w:r w:rsidR="002C5126" w:rsidRPr="008C57A4">
        <w:t xml:space="preserve">The native forest type in the region is comprised of Terai mixed hardwood forest with the dominancy of </w:t>
      </w:r>
      <w:r w:rsidR="002C5126" w:rsidRPr="008C57A4">
        <w:rPr>
          <w:i/>
          <w:iCs/>
        </w:rPr>
        <w:t>Shorea robusta.</w:t>
      </w:r>
      <w:ins w:id="8" w:author="Shiva Khanal [2]" w:date="2023-01-02T09:36:00Z">
        <w:r w:rsidR="00C23FBA">
          <w:rPr>
            <w:i/>
            <w:iCs/>
          </w:rPr>
          <w:t xml:space="preserve"> </w:t>
        </w:r>
      </w:ins>
    </w:p>
    <w:p w14:paraId="7BA4DA04" w14:textId="70FC7B12" w:rsidR="002C5126" w:rsidRDefault="00DD7227" w:rsidP="002C5126">
      <w:pPr>
        <w:spacing w:line="360" w:lineRule="auto"/>
      </w:pPr>
      <w:r w:rsidRPr="00DD7227">
        <w:rPr>
          <w:noProof/>
          <w:lang w:bidi="ne-NP"/>
        </w:rPr>
        <w:lastRenderedPageBreak/>
        <w:drawing>
          <wp:inline distT="0" distB="0" distL="0" distR="0" wp14:anchorId="739C027D" wp14:editId="26F8452A">
            <wp:extent cx="6286500" cy="4448735"/>
            <wp:effectExtent l="0" t="0" r="0" b="9525"/>
            <wp:docPr id="4" name="Picture 4" descr="D:\FRTC Workspace\Intern 2022\Ranjita\GIS\Study_area_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TC Workspace\Intern 2022\Ranjita\GIS\Study_area_v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6500" cy="4448735"/>
                    </a:xfrm>
                    <a:prstGeom prst="rect">
                      <a:avLst/>
                    </a:prstGeom>
                    <a:noFill/>
                    <a:ln>
                      <a:noFill/>
                    </a:ln>
                  </pic:spPr>
                </pic:pic>
              </a:graphicData>
            </a:graphic>
          </wp:inline>
        </w:drawing>
      </w:r>
    </w:p>
    <w:p w14:paraId="0CE0AACA" w14:textId="77777777" w:rsidR="00F616BB" w:rsidRDefault="00D84BF3" w:rsidP="00F616BB">
      <w:r>
        <w:t>Figure</w:t>
      </w:r>
      <w:r w:rsidR="000D5F1D">
        <w:t xml:space="preserve"> 1</w:t>
      </w:r>
      <w:r>
        <w:t>: M</w:t>
      </w:r>
      <w:r w:rsidR="00F616BB">
        <w:t>ap of the study area.</w:t>
      </w:r>
    </w:p>
    <w:p w14:paraId="1475D608" w14:textId="77777777" w:rsidR="00F616BB" w:rsidRDefault="00F616BB" w:rsidP="008556A1">
      <w:pPr>
        <w:pStyle w:val="Heading2"/>
        <w:spacing w:before="0"/>
      </w:pPr>
      <w:r>
        <w:t>Data</w:t>
      </w:r>
      <w:r w:rsidR="006356BD">
        <w:t xml:space="preserve"> collec</w:t>
      </w:r>
      <w:r w:rsidR="001029AC">
        <w:t>t</w:t>
      </w:r>
      <w:r w:rsidR="006356BD">
        <w:t>ion</w:t>
      </w:r>
    </w:p>
    <w:p w14:paraId="07A0A24A" w14:textId="43A34CB8" w:rsidR="00F616BB" w:rsidRDefault="00F616BB" w:rsidP="008556A1">
      <w:pPr>
        <w:spacing w:after="0" w:afterAutospacing="0" w:line="360" w:lineRule="auto"/>
      </w:pPr>
      <w:r w:rsidRPr="008C57A4">
        <w:t>The data</w:t>
      </w:r>
      <w:ins w:id="9" w:author="Shiva Khanal [2]" w:date="2023-01-02T09:37:00Z">
        <w:r w:rsidR="004C068C">
          <w:t xml:space="preserve"> </w:t>
        </w:r>
      </w:ins>
      <w:r w:rsidR="00645FD7">
        <w:t>collection was done as</w:t>
      </w:r>
      <w:r w:rsidR="004C068C">
        <w:t xml:space="preserve"> </w:t>
      </w:r>
      <w:r w:rsidR="006356BD" w:rsidRPr="008C57A4">
        <w:t xml:space="preserve">an annual program of </w:t>
      </w:r>
      <w:r w:rsidR="0034289C">
        <w:t xml:space="preserve">the </w:t>
      </w:r>
      <w:r w:rsidR="006356BD" w:rsidRPr="008C57A4">
        <w:t>Department of Forest Research and Survey</w:t>
      </w:r>
      <w:r w:rsidR="004C068C">
        <w:t xml:space="preserve"> that aimed to </w:t>
      </w:r>
      <w:r w:rsidR="004C068C">
        <w:rPr>
          <w:b/>
          <w:bCs/>
        </w:rPr>
        <w:t>prepare</w:t>
      </w:r>
      <w:r w:rsidR="006356BD" w:rsidRPr="008C57A4">
        <w:rPr>
          <w:b/>
          <w:bCs/>
        </w:rPr>
        <w:t xml:space="preserve"> of local volume tables for </w:t>
      </w:r>
      <w:r w:rsidRPr="008C57A4">
        <w:rPr>
          <w:b/>
          <w:bCs/>
          <w:i/>
          <w:iCs/>
        </w:rPr>
        <w:t>Shorea robusta</w:t>
      </w:r>
      <w:r w:rsidRPr="008C57A4">
        <w:t xml:space="preserve"> </w:t>
      </w:r>
      <w:r w:rsidR="006356BD" w:rsidRPr="008C57A4">
        <w:t>in</w:t>
      </w:r>
      <w:r w:rsidRPr="008C57A4">
        <w:t xml:space="preserve"> 2018.</w:t>
      </w:r>
      <w:r w:rsidR="00F00C4B">
        <w:t xml:space="preserve"> </w:t>
      </w:r>
      <w:r>
        <w:t xml:space="preserve">The data consists of 81 sample trees of </w:t>
      </w:r>
      <w:r w:rsidR="004C068C">
        <w:t xml:space="preserve">different </w:t>
      </w:r>
      <w:r>
        <w:t>DBH (over bark) classes (</w:t>
      </w:r>
      <w:r w:rsidR="000D5F1D">
        <w:t>Figure</w:t>
      </w:r>
      <w:r>
        <w:t xml:space="preserve"> </w:t>
      </w:r>
      <w:r w:rsidR="000D5F1D">
        <w:t>2</w:t>
      </w:r>
      <w:r>
        <w:t>).</w:t>
      </w:r>
      <w:r w:rsidR="006356BD">
        <w:t xml:space="preserve"> </w:t>
      </w:r>
      <w:r>
        <w:t>A destructive sampling approach was adopted to measure the data.</w:t>
      </w:r>
      <w:r w:rsidR="004C068C">
        <w:t xml:space="preserve">The </w:t>
      </w:r>
      <w:r>
        <w:t xml:space="preserve">recorded </w:t>
      </w:r>
      <w:r w:rsidR="004C068C">
        <w:t>tree characteristics  before felling trees included tree height, diameter at breast height, crown height, location, and height from base to the diameter measuring points at several sections of stem.</w:t>
      </w:r>
    </w:p>
    <w:p w14:paraId="387E98E5" w14:textId="77777777" w:rsidR="003933A7" w:rsidRDefault="003933A7" w:rsidP="008556A1">
      <w:pPr>
        <w:spacing w:after="0" w:afterAutospacing="0" w:line="360" w:lineRule="auto"/>
      </w:pPr>
      <w:r w:rsidRPr="003933A7">
        <w:rPr>
          <w:noProof/>
          <w:lang w:bidi="ne-NP"/>
        </w:rPr>
        <w:lastRenderedPageBreak/>
        <w:drawing>
          <wp:inline distT="0" distB="0" distL="0" distR="0" wp14:anchorId="073AB31B" wp14:editId="71F5CE60">
            <wp:extent cx="6286500" cy="3225006"/>
            <wp:effectExtent l="0" t="0" r="0" b="0"/>
            <wp:docPr id="2" name="Picture 2" descr="D:\FRTC Workspace\Taper project\hist_dbh_a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TC Workspace\Taper project\hist_dbh_all.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500" cy="3225006"/>
                    </a:xfrm>
                    <a:prstGeom prst="rect">
                      <a:avLst/>
                    </a:prstGeom>
                    <a:noFill/>
                    <a:ln>
                      <a:noFill/>
                    </a:ln>
                  </pic:spPr>
                </pic:pic>
              </a:graphicData>
            </a:graphic>
          </wp:inline>
        </w:drawing>
      </w:r>
    </w:p>
    <w:p w14:paraId="6BBC62E1" w14:textId="77777777" w:rsidR="000D5F1D" w:rsidRDefault="000D5F1D" w:rsidP="008556A1">
      <w:pPr>
        <w:spacing w:after="0" w:afterAutospacing="0" w:line="360" w:lineRule="auto"/>
      </w:pPr>
      <w:r>
        <w:t>Figure 2: Histogram showing DBH classes of sample trees</w:t>
      </w:r>
    </w:p>
    <w:p w14:paraId="352A3BD6" w14:textId="65CFCD28" w:rsidR="00F616BB" w:rsidRDefault="00F616BB" w:rsidP="006356BD">
      <w:pPr>
        <w:spacing w:line="360" w:lineRule="auto"/>
      </w:pPr>
      <w:r>
        <w:t xml:space="preserve">The over bark diameters were measured at an interval of 0.5 m in the lowermost three sections, at an interval of 1 m for one section and an interval of 2 m in the upper part of the trunk, following Sharma and Pukkala (1990) and </w:t>
      </w:r>
      <w:r w:rsidR="00EF65D5" w:rsidRPr="00EF65D5">
        <w:rPr>
          <w:rFonts w:cstheme="minorHAnsi"/>
          <w:noProof/>
        </w:rPr>
        <w:t>Eerikäinen</w:t>
      </w:r>
      <w:r w:rsidR="00EF65D5" w:rsidRPr="00EF65D5">
        <w:t xml:space="preserve"> </w:t>
      </w:r>
      <w:r w:rsidRPr="00EF65D5">
        <w:t>(2001).</w:t>
      </w:r>
      <w:r w:rsidR="006356BD">
        <w:t xml:space="preserve"> </w:t>
      </w:r>
      <w:r>
        <w:t>Thus, the upper stem diameters (over bark) were measured at the following heights (in m) from the base of each tree: 0.3, 0.8, 1.3, 1.8, 2.8, 4.0, and ever</w:t>
      </w:r>
      <w:r w:rsidR="006356BD">
        <w:t>y 2m until the tip of the trees</w:t>
      </w:r>
      <w:r w:rsidR="00BD1884">
        <w:t xml:space="preserve"> (Figure 3)</w:t>
      </w:r>
      <w:r w:rsidR="006356BD">
        <w:t xml:space="preserve">, all those </w:t>
      </w:r>
      <w:r>
        <w:t>diameters were measured by a diameter tape with an accuracy of 0.1 cm (Subedi, 2017).</w:t>
      </w:r>
      <w:r w:rsidR="006356BD">
        <w:t xml:space="preserve"> </w:t>
      </w:r>
    </w:p>
    <w:p w14:paraId="30466260" w14:textId="77777777" w:rsidR="008A73FD" w:rsidRDefault="008556A1" w:rsidP="008556A1">
      <w:pPr>
        <w:spacing w:after="0" w:afterAutospacing="0"/>
      </w:pPr>
      <w:r>
        <w:rPr>
          <w:noProof/>
          <w:lang w:bidi="ne-NP"/>
        </w:rPr>
        <mc:AlternateContent>
          <mc:Choice Requires="wpc">
            <w:drawing>
              <wp:inline distT="0" distB="0" distL="0" distR="0" wp14:anchorId="7DFB2239" wp14:editId="265CCD89">
                <wp:extent cx="5833110" cy="1689100"/>
                <wp:effectExtent l="0" t="0" r="0" b="635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a:blip r:embed="rId8"/>
                          <a:stretch>
                            <a:fillRect/>
                          </a:stretch>
                        </pic:blipFill>
                        <pic:spPr>
                          <a:xfrm>
                            <a:off x="0" y="273283"/>
                            <a:ext cx="5712106" cy="1378634"/>
                          </a:xfrm>
                          <a:prstGeom prst="rect">
                            <a:avLst/>
                          </a:prstGeom>
                        </pic:spPr>
                      </pic:pic>
                      <wps:wsp>
                        <wps:cNvPr id="47" name="Straight Connector 47"/>
                        <wps:cNvCnPr/>
                        <wps:spPr>
                          <a:xfrm>
                            <a:off x="573479" y="320178"/>
                            <a:ext cx="4889772"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8" name="Straight Connector 48"/>
                        <wps:cNvCnPr/>
                        <wps:spPr>
                          <a:xfrm flipV="1">
                            <a:off x="713311" y="200939"/>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Text Box 2"/>
                        <wps:cNvSpPr txBox="1">
                          <a:spLocks noChangeArrowheads="1"/>
                        </wps:cNvSpPr>
                        <wps:spPr bwMode="auto">
                          <a:xfrm>
                            <a:off x="596449" y="35999"/>
                            <a:ext cx="242711" cy="235397"/>
                          </a:xfrm>
                          <a:prstGeom prst="rect">
                            <a:avLst/>
                          </a:prstGeom>
                          <a:solidFill>
                            <a:srgbClr val="FFFFFF"/>
                          </a:solidFill>
                          <a:ln w="9525">
                            <a:noFill/>
                            <a:miter lim="800000"/>
                            <a:headEnd/>
                            <a:tailEnd/>
                          </a:ln>
                        </wps:spPr>
                        <wps:txbx>
                          <w:txbxContent>
                            <w:p w14:paraId="79618B38" w14:textId="77777777" w:rsidR="008556A1" w:rsidRPr="00D34C64" w:rsidRDefault="008556A1" w:rsidP="008556A1">
                              <w:pPr>
                                <w:pStyle w:val="NormalWeb"/>
                                <w:spacing w:before="0" w:beforeAutospacing="0" w:after="0" w:afterAutospacing="0"/>
                                <w:ind w:left="-90" w:right="-160"/>
                                <w:rPr>
                                  <w:sz w:val="16"/>
                                  <w:szCs w:val="16"/>
                                </w:rPr>
                              </w:pPr>
                              <w:r w:rsidRPr="00D34C64">
                                <w:rPr>
                                  <w:rFonts w:ascii="Calibri" w:eastAsia="Calibri" w:hAnsi="Calibri" w:cs="Mangal"/>
                                  <w:sz w:val="16"/>
                                  <w:szCs w:val="16"/>
                                </w:rPr>
                                <w:t>0.3</w:t>
                              </w:r>
                            </w:p>
                          </w:txbxContent>
                        </wps:txbx>
                        <wps:bodyPr rot="0" vert="horz" wrap="square" lIns="91440" tIns="45720" rIns="91440" bIns="45720" anchor="t" anchorCtr="0">
                          <a:noAutofit/>
                        </wps:bodyPr>
                      </wps:wsp>
                      <wps:wsp>
                        <wps:cNvPr id="50" name="Straight Connector 50"/>
                        <wps:cNvCnPr/>
                        <wps:spPr>
                          <a:xfrm flipV="1">
                            <a:off x="885488" y="175539"/>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Text Box 2"/>
                        <wps:cNvSpPr txBox="1">
                          <a:spLocks noChangeArrowheads="1"/>
                        </wps:cNvSpPr>
                        <wps:spPr bwMode="auto">
                          <a:xfrm>
                            <a:off x="787671" y="35999"/>
                            <a:ext cx="242570" cy="234950"/>
                          </a:xfrm>
                          <a:prstGeom prst="rect">
                            <a:avLst/>
                          </a:prstGeom>
                          <a:solidFill>
                            <a:srgbClr val="FFFFFF"/>
                          </a:solidFill>
                          <a:ln w="9525">
                            <a:noFill/>
                            <a:miter lim="800000"/>
                            <a:headEnd/>
                            <a:tailEnd/>
                          </a:ln>
                        </wps:spPr>
                        <wps:txbx>
                          <w:txbxContent>
                            <w:p w14:paraId="22E35B67" w14:textId="77777777" w:rsidR="008556A1" w:rsidRPr="00D34C64" w:rsidRDefault="008556A1" w:rsidP="008556A1">
                              <w:pPr>
                                <w:pStyle w:val="NormalWeb"/>
                                <w:spacing w:before="0" w:beforeAutospacing="0" w:after="0" w:afterAutospacing="0"/>
                                <w:ind w:left="-180" w:right="-287" w:firstLine="90"/>
                                <w:rPr>
                                  <w:sz w:val="22"/>
                                  <w:szCs w:val="22"/>
                                </w:rPr>
                              </w:pPr>
                              <w:r w:rsidRPr="00D34C64">
                                <w:rPr>
                                  <w:rFonts w:ascii="Calibri" w:eastAsia="Calibri" w:hAnsi="Calibri" w:cs="Mangal"/>
                                  <w:sz w:val="16"/>
                                  <w:szCs w:val="16"/>
                                </w:rPr>
                                <w:t>0.8</w:t>
                              </w:r>
                            </w:p>
                          </w:txbxContent>
                        </wps:txbx>
                        <wps:bodyPr rot="0" vert="horz" wrap="square" lIns="91440" tIns="45720" rIns="91440" bIns="45720" anchor="t" anchorCtr="0">
                          <a:noAutofit/>
                        </wps:bodyPr>
                      </wps:wsp>
                      <wps:wsp>
                        <wps:cNvPr id="52" name="Straight Connector 52"/>
                        <wps:cNvCnPr/>
                        <wps:spPr>
                          <a:xfrm flipV="1">
                            <a:off x="1055273" y="186576"/>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2"/>
                        <wps:cNvSpPr txBox="1">
                          <a:spLocks noChangeArrowheads="1"/>
                        </wps:cNvSpPr>
                        <wps:spPr bwMode="auto">
                          <a:xfrm>
                            <a:off x="960697" y="42233"/>
                            <a:ext cx="196668" cy="234950"/>
                          </a:xfrm>
                          <a:prstGeom prst="rect">
                            <a:avLst/>
                          </a:prstGeom>
                          <a:solidFill>
                            <a:srgbClr val="FFFFFF"/>
                          </a:solidFill>
                          <a:ln w="9525">
                            <a:noFill/>
                            <a:miter lim="800000"/>
                            <a:headEnd/>
                            <a:tailEnd/>
                          </a:ln>
                        </wps:spPr>
                        <wps:txbx>
                          <w:txbxContent>
                            <w:p w14:paraId="4A85D1EA"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1.3</w:t>
                              </w:r>
                            </w:p>
                          </w:txbxContent>
                        </wps:txbx>
                        <wps:bodyPr rot="0" vert="horz" wrap="square" lIns="91440" tIns="45720" rIns="91440" bIns="45720" anchor="t" anchorCtr="0">
                          <a:noAutofit/>
                        </wps:bodyPr>
                      </wps:wsp>
                      <wps:wsp>
                        <wps:cNvPr id="54" name="Straight Connector 54"/>
                        <wps:cNvCnPr/>
                        <wps:spPr>
                          <a:xfrm flipV="1">
                            <a:off x="1257858" y="190807"/>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2"/>
                        <wps:cNvSpPr txBox="1">
                          <a:spLocks noChangeArrowheads="1"/>
                        </wps:cNvSpPr>
                        <wps:spPr bwMode="auto">
                          <a:xfrm>
                            <a:off x="1146486" y="44713"/>
                            <a:ext cx="241300" cy="234950"/>
                          </a:xfrm>
                          <a:prstGeom prst="rect">
                            <a:avLst/>
                          </a:prstGeom>
                          <a:solidFill>
                            <a:srgbClr val="FFFFFF"/>
                          </a:solidFill>
                          <a:ln w="9525">
                            <a:noFill/>
                            <a:miter lim="800000"/>
                            <a:headEnd/>
                            <a:tailEnd/>
                          </a:ln>
                        </wps:spPr>
                        <wps:txbx>
                          <w:txbxContent>
                            <w:p w14:paraId="58C02E32"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1.8</w:t>
                              </w:r>
                            </w:p>
                          </w:txbxContent>
                        </wps:txbx>
                        <wps:bodyPr rot="0" vert="horz" wrap="square" lIns="91440" tIns="45720" rIns="91440" bIns="45720" anchor="t" anchorCtr="0">
                          <a:noAutofit/>
                        </wps:bodyPr>
                      </wps:wsp>
                      <wps:wsp>
                        <wps:cNvPr id="56" name="Straight Connector 56"/>
                        <wps:cNvCnPr/>
                        <wps:spPr>
                          <a:xfrm flipV="1">
                            <a:off x="1581992" y="192771"/>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2"/>
                        <wps:cNvSpPr txBox="1">
                          <a:spLocks noChangeArrowheads="1"/>
                        </wps:cNvSpPr>
                        <wps:spPr bwMode="auto">
                          <a:xfrm>
                            <a:off x="1447415" y="42370"/>
                            <a:ext cx="240665" cy="234950"/>
                          </a:xfrm>
                          <a:prstGeom prst="rect">
                            <a:avLst/>
                          </a:prstGeom>
                          <a:solidFill>
                            <a:srgbClr val="FFFFFF"/>
                          </a:solidFill>
                          <a:ln w="9525">
                            <a:noFill/>
                            <a:miter lim="800000"/>
                            <a:headEnd/>
                            <a:tailEnd/>
                          </a:ln>
                        </wps:spPr>
                        <wps:txbx>
                          <w:txbxContent>
                            <w:p w14:paraId="5D298231"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2.8</w:t>
                              </w:r>
                            </w:p>
                          </w:txbxContent>
                        </wps:txbx>
                        <wps:bodyPr rot="0" vert="horz" wrap="square" lIns="91440" tIns="45720" rIns="91440" bIns="45720" anchor="t" anchorCtr="0">
                          <a:noAutofit/>
                        </wps:bodyPr>
                      </wps:wsp>
                      <wps:wsp>
                        <wps:cNvPr id="58" name="Straight Connector 58"/>
                        <wps:cNvCnPr/>
                        <wps:spPr>
                          <a:xfrm flipV="1">
                            <a:off x="2039172" y="172121"/>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Text Box 2"/>
                        <wps:cNvSpPr txBox="1">
                          <a:spLocks noChangeArrowheads="1"/>
                        </wps:cNvSpPr>
                        <wps:spPr bwMode="auto">
                          <a:xfrm>
                            <a:off x="1921962" y="42374"/>
                            <a:ext cx="240030" cy="234950"/>
                          </a:xfrm>
                          <a:prstGeom prst="rect">
                            <a:avLst/>
                          </a:prstGeom>
                          <a:solidFill>
                            <a:srgbClr val="FFFFFF"/>
                          </a:solidFill>
                          <a:ln w="9525">
                            <a:noFill/>
                            <a:miter lim="800000"/>
                            <a:headEnd/>
                            <a:tailEnd/>
                          </a:ln>
                        </wps:spPr>
                        <wps:txbx>
                          <w:txbxContent>
                            <w:p w14:paraId="3C9C7E5C"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4.0</w:t>
                              </w:r>
                            </w:p>
                          </w:txbxContent>
                        </wps:txbx>
                        <wps:bodyPr rot="0" vert="horz" wrap="square" lIns="91440" tIns="45720" rIns="91440" bIns="45720" anchor="t" anchorCtr="0">
                          <a:noAutofit/>
                        </wps:bodyPr>
                      </wps:wsp>
                      <wps:wsp>
                        <wps:cNvPr id="60" name="Straight Connector 60"/>
                        <wps:cNvCnPr/>
                        <wps:spPr>
                          <a:xfrm flipV="1">
                            <a:off x="2751056" y="162217"/>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2616471" y="36592"/>
                            <a:ext cx="238760" cy="234950"/>
                          </a:xfrm>
                          <a:prstGeom prst="rect">
                            <a:avLst/>
                          </a:prstGeom>
                          <a:solidFill>
                            <a:srgbClr val="FFFFFF"/>
                          </a:solidFill>
                          <a:ln w="9525">
                            <a:noFill/>
                            <a:miter lim="800000"/>
                            <a:headEnd/>
                            <a:tailEnd/>
                          </a:ln>
                        </wps:spPr>
                        <wps:txbx>
                          <w:txbxContent>
                            <w:p w14:paraId="070F4138"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6.0</w:t>
                              </w:r>
                            </w:p>
                          </w:txbxContent>
                        </wps:txbx>
                        <wps:bodyPr rot="0" vert="horz" wrap="square" lIns="91440" tIns="45720" rIns="91440" bIns="45720" anchor="t" anchorCtr="0">
                          <a:noAutofit/>
                        </wps:bodyPr>
                      </wps:wsp>
                      <wps:wsp>
                        <wps:cNvPr id="62" name="Straight Connector 62"/>
                        <wps:cNvCnPr/>
                        <wps:spPr>
                          <a:xfrm flipV="1">
                            <a:off x="4209017" y="206320"/>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Text Box 2"/>
                        <wps:cNvSpPr txBox="1">
                          <a:spLocks noChangeArrowheads="1"/>
                        </wps:cNvSpPr>
                        <wps:spPr bwMode="auto">
                          <a:xfrm>
                            <a:off x="4069078" y="57996"/>
                            <a:ext cx="306153" cy="234950"/>
                          </a:xfrm>
                          <a:prstGeom prst="rect">
                            <a:avLst/>
                          </a:prstGeom>
                          <a:solidFill>
                            <a:srgbClr val="FFFFFF"/>
                          </a:solidFill>
                          <a:ln w="9525">
                            <a:noFill/>
                            <a:miter lim="800000"/>
                            <a:headEnd/>
                            <a:tailEnd/>
                          </a:ln>
                        </wps:spPr>
                        <wps:txbx>
                          <w:txbxContent>
                            <w:p w14:paraId="5EB29F6B"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10.0</w:t>
                              </w:r>
                            </w:p>
                          </w:txbxContent>
                        </wps:txbx>
                        <wps:bodyPr rot="0" vert="horz" wrap="square" lIns="91440" tIns="45720" rIns="91440" bIns="45720" anchor="t" anchorCtr="0">
                          <a:noAutofit/>
                        </wps:bodyPr>
                      </wps:wsp>
                      <wps:wsp>
                        <wps:cNvPr id="64" name="Straight Connector 64"/>
                        <wps:cNvCnPr/>
                        <wps:spPr>
                          <a:xfrm flipV="1">
                            <a:off x="3509318" y="222529"/>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Text Box 2"/>
                        <wps:cNvSpPr txBox="1">
                          <a:spLocks noChangeArrowheads="1"/>
                        </wps:cNvSpPr>
                        <wps:spPr bwMode="auto">
                          <a:xfrm>
                            <a:off x="3373717" y="52210"/>
                            <a:ext cx="260728" cy="234950"/>
                          </a:xfrm>
                          <a:prstGeom prst="rect">
                            <a:avLst/>
                          </a:prstGeom>
                          <a:solidFill>
                            <a:srgbClr val="FFFFFF"/>
                          </a:solidFill>
                          <a:ln w="9525">
                            <a:noFill/>
                            <a:miter lim="800000"/>
                            <a:headEnd/>
                            <a:tailEnd/>
                          </a:ln>
                        </wps:spPr>
                        <wps:txbx>
                          <w:txbxContent>
                            <w:p w14:paraId="1BA86834"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8.0</w:t>
                              </w:r>
                            </w:p>
                          </w:txbxContent>
                        </wps:txbx>
                        <wps:bodyPr rot="0" vert="horz" wrap="square" lIns="91440" tIns="45720" rIns="91440" bIns="45720" anchor="t" anchorCtr="0">
                          <a:noAutofit/>
                        </wps:bodyPr>
                      </wps:wsp>
                      <wps:wsp>
                        <wps:cNvPr id="66" name="Straight Connector 66"/>
                        <wps:cNvCnPr/>
                        <wps:spPr>
                          <a:xfrm>
                            <a:off x="4924581" y="200939"/>
                            <a:ext cx="0" cy="1069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Text Box 2"/>
                        <wps:cNvSpPr txBox="1">
                          <a:spLocks noChangeArrowheads="1"/>
                        </wps:cNvSpPr>
                        <wps:spPr bwMode="auto">
                          <a:xfrm>
                            <a:off x="4791642" y="54587"/>
                            <a:ext cx="306070" cy="228915"/>
                          </a:xfrm>
                          <a:prstGeom prst="rect">
                            <a:avLst/>
                          </a:prstGeom>
                          <a:solidFill>
                            <a:srgbClr val="FFFFFF"/>
                          </a:solidFill>
                          <a:ln w="9525">
                            <a:noFill/>
                            <a:miter lim="800000"/>
                            <a:headEnd/>
                            <a:tailEnd/>
                          </a:ln>
                        </wps:spPr>
                        <wps:txbx>
                          <w:txbxContent>
                            <w:p w14:paraId="1FC99B41"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12.0</w:t>
                              </w:r>
                            </w:p>
                          </w:txbxContent>
                        </wps:txbx>
                        <wps:bodyPr rot="0" vert="horz" wrap="square" lIns="91440" tIns="45720" rIns="91440" bIns="45720" anchor="t" anchorCtr="0">
                          <a:noAutofit/>
                        </wps:bodyPr>
                      </wps:wsp>
                      <wps:wsp>
                        <wps:cNvPr id="68" name="Straight Connector 68"/>
                        <wps:cNvCnPr/>
                        <wps:spPr>
                          <a:xfrm flipV="1">
                            <a:off x="5381739" y="200939"/>
                            <a:ext cx="0" cy="1131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Text Box 2"/>
                        <wps:cNvSpPr txBox="1">
                          <a:spLocks noChangeArrowheads="1"/>
                        </wps:cNvSpPr>
                        <wps:spPr bwMode="auto">
                          <a:xfrm>
                            <a:off x="5197625" y="58560"/>
                            <a:ext cx="305435" cy="228600"/>
                          </a:xfrm>
                          <a:prstGeom prst="rect">
                            <a:avLst/>
                          </a:prstGeom>
                          <a:solidFill>
                            <a:srgbClr val="FFFFFF"/>
                          </a:solidFill>
                          <a:ln w="9525">
                            <a:noFill/>
                            <a:miter lim="800000"/>
                            <a:headEnd/>
                            <a:tailEnd/>
                          </a:ln>
                        </wps:spPr>
                        <wps:txbx>
                          <w:txbxContent>
                            <w:p w14:paraId="3B96E2EC"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13.3</w:t>
                              </w:r>
                            </w:p>
                          </w:txbxContent>
                        </wps:txbx>
                        <wps:bodyPr rot="0" vert="horz" wrap="square" lIns="91440" tIns="45720" rIns="91440" bIns="45720" anchor="t" anchorCtr="0">
                          <a:noAutofit/>
                        </wps:bodyPr>
                      </wps:wsp>
                    </wpc:wpc>
                  </a:graphicData>
                </a:graphic>
              </wp:inline>
            </w:drawing>
          </mc:Choice>
          <mc:Fallback>
            <w:pict>
              <v:group w14:anchorId="7DFB2239" id="Canvas 70" o:spid="_x0000_s1026" editas="canvas" style="width:459.3pt;height:133pt;mso-position-horizontal-relative:char;mso-position-vertical-relative:line" coordsize="58331,16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31;height:16891;visibility:visible;mso-wrap-style:square">
                  <v:fill o:detectmouseclick="t"/>
                  <v:path o:connecttype="none"/>
                </v:shape>
                <v:shape id="Picture 46" o:spid="_x0000_s1028" type="#_x0000_t75" style="position:absolute;top:2732;width:57121;height:1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">
                  <v:imagedata r:id="rId9" o:title=""/>
                </v:shape>
                <v:line id="Straight Connector 47" o:spid="_x0000_s1029" style="position:absolute;visibility:visible;mso-wrap-style:square" from="5734,3201" to="54632,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" strokecolor="#70ad47 [3209]" strokeweight="1.5pt">
                  <v:stroke joinstyle="miter"/>
                </v:line>
                <v:line id="Straight Connector 48" o:spid="_x0000_s1030" style="position:absolute;flip:y;visibility:visible;mso-wrap-style:square" from="7133,2009" to="7133,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8pwgAAANsAAAAPAAAAZHJzL2Rvd25yZXYueG1sRE9Na8JA&#10;EL0L/Q/LFHrTTc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DJSj8pwgAAANsAAAAPAAAA&#10;AAAAAAAAAAAAAAcCAABkcnMvZG93bnJldi54bWxQSwUGAAAAAAMAAwC3AAAA9gIAAAAA&#10;" strokecolor="#5b9bd5 [3204]" strokeweight=".5pt">
                  <v:stroke joinstyle="miter"/>
                </v:line>
                <v:shapetype id="_x0000_t202" coordsize="21600,21600" o:spt="202" path="m,l,21600r21600,l21600,xe">
                  <v:stroke joinstyle="miter"/>
                  <v:path gradientshapeok="t" o:connecttype="rect"/>
                </v:shapetype>
                <v:shape id="Text Box 2" o:spid="_x0000_s1031" type="#_x0000_t202" style="position:absolute;left:5964;top:359;width:2427;height:2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79618B38" w14:textId="77777777" w:rsidR="008556A1" w:rsidRPr="00D34C64" w:rsidRDefault="008556A1" w:rsidP="008556A1">
                        <w:pPr>
                          <w:pStyle w:val="NormalWeb"/>
                          <w:spacing w:before="0" w:beforeAutospacing="0" w:after="0" w:afterAutospacing="0"/>
                          <w:ind w:left="-90" w:right="-160"/>
                          <w:rPr>
                            <w:sz w:val="16"/>
                            <w:szCs w:val="16"/>
                          </w:rPr>
                        </w:pPr>
                        <w:r w:rsidRPr="00D34C64">
                          <w:rPr>
                            <w:rFonts w:ascii="Calibri" w:eastAsia="Calibri" w:hAnsi="Calibri" w:cs="Mangal"/>
                            <w:sz w:val="16"/>
                            <w:szCs w:val="16"/>
                          </w:rPr>
                          <w:t>0.3</w:t>
                        </w:r>
                      </w:p>
                    </w:txbxContent>
                  </v:textbox>
                </v:shape>
                <v:line id="Straight Connector 50" o:spid="_x0000_s1032" style="position:absolute;flip:y;visibility:visible;mso-wrap-style:square" from="8854,1755" to="8854,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" strokecolor="#5b9bd5 [3204]" strokeweight=".5pt">
                  <v:stroke joinstyle="miter"/>
                </v:line>
                <v:shape id="Text Box 2" o:spid="_x0000_s1033" type="#_x0000_t202" style="position:absolute;left:7876;top:359;width:2426;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22E35B67" w14:textId="77777777" w:rsidR="008556A1" w:rsidRPr="00D34C64" w:rsidRDefault="008556A1" w:rsidP="008556A1">
                        <w:pPr>
                          <w:pStyle w:val="NormalWeb"/>
                          <w:spacing w:before="0" w:beforeAutospacing="0" w:after="0" w:afterAutospacing="0"/>
                          <w:ind w:left="-180" w:right="-287" w:firstLine="90"/>
                          <w:rPr>
                            <w:sz w:val="22"/>
                            <w:szCs w:val="22"/>
                          </w:rPr>
                        </w:pPr>
                        <w:r w:rsidRPr="00D34C64">
                          <w:rPr>
                            <w:rFonts w:ascii="Calibri" w:eastAsia="Calibri" w:hAnsi="Calibri" w:cs="Mangal"/>
                            <w:sz w:val="16"/>
                            <w:szCs w:val="16"/>
                          </w:rPr>
                          <w:t>0.8</w:t>
                        </w:r>
                      </w:p>
                    </w:txbxContent>
                  </v:textbox>
                </v:shape>
                <v:line id="Straight Connector 52" o:spid="_x0000_s1034" style="position:absolute;flip:y;visibility:visible;mso-wrap-style:square" from="10552,1865" to="10552,3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" strokecolor="#5b9bd5 [3204]" strokeweight=".5pt">
                  <v:stroke joinstyle="miter"/>
                </v:line>
                <v:shape id="Text Box 2" o:spid="_x0000_s1035" type="#_x0000_t202" style="position:absolute;left:9606;top:422;width:19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14:paraId="4A85D1EA"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1.3</w:t>
                        </w:r>
                      </w:p>
                    </w:txbxContent>
                  </v:textbox>
                </v:shape>
                <v:line id="Straight Connector 54" o:spid="_x0000_s1036" style="position:absolute;flip:y;visibility:visible;mso-wrap-style:square" from="12578,1908" to="12578,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qPx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" strokecolor="#5b9bd5 [3204]" strokeweight=".5pt">
                  <v:stroke joinstyle="miter"/>
                </v:line>
                <v:shape id="Text Box 2" o:spid="_x0000_s1037" type="#_x0000_t202" style="position:absolute;left:11464;top:447;width:2413;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58C02E32"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1.8</w:t>
                        </w:r>
                      </w:p>
                    </w:txbxContent>
                  </v:textbox>
                </v:shape>
                <v:line id="Straight Connector 56" o:spid="_x0000_s1038" style="position:absolute;flip:y;visibility:visible;mso-wrap-style:square" from="15819,1927" to="15819,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" strokecolor="#5b9bd5 [3204]" strokeweight=".5pt">
                  <v:stroke joinstyle="miter"/>
                </v:line>
                <v:shape id="Text Box 2" o:spid="_x0000_s1039" type="#_x0000_t202" style="position:absolute;left:14474;top:423;width:2406;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5D298231"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2.8</w:t>
                        </w:r>
                      </w:p>
                    </w:txbxContent>
                  </v:textbox>
                </v:shape>
                <v:line id="Straight Connector 58" o:spid="_x0000_s1040" style="position:absolute;flip:y;visibility:visible;mso-wrap-style:square" from="20391,1721" to="20391,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" strokecolor="#5b9bd5 [3204]" strokeweight=".5pt">
                  <v:stroke joinstyle="miter"/>
                </v:line>
                <v:shape id="Text Box 2" o:spid="_x0000_s1041" type="#_x0000_t202" style="position:absolute;left:19219;top:423;width:240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C9C7E5C"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4.0</w:t>
                        </w:r>
                      </w:p>
                    </w:txbxContent>
                  </v:textbox>
                </v:shape>
                <v:line id="Straight Connector 60" o:spid="_x0000_s1042" style="position:absolute;flip:y;visibility:visible;mso-wrap-style:square" from="27510,1622" to="27510,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" strokecolor="#5b9bd5 [3204]" strokeweight=".5pt">
                  <v:stroke joinstyle="miter"/>
                </v:line>
                <v:shape id="Text Box 2" o:spid="_x0000_s1043" type="#_x0000_t202" style="position:absolute;left:26164;top:365;width:238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070F4138"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6.0</w:t>
                        </w:r>
                      </w:p>
                    </w:txbxContent>
                  </v:textbox>
                </v:shape>
                <v:line id="Straight Connector 62" o:spid="_x0000_s1044" style="position:absolute;flip:y;visibility:visible;mso-wrap-style:square" from="42090,2063" to="42090,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5b9bd5 [3204]" strokeweight=".5pt">
                  <v:stroke joinstyle="miter"/>
                </v:line>
                <v:shape id="Text Box 2" o:spid="_x0000_s1045" type="#_x0000_t202" style="position:absolute;left:40690;top:579;width:3062;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5EB29F6B"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10.0</w:t>
                        </w:r>
                      </w:p>
                    </w:txbxContent>
                  </v:textbox>
                </v:shape>
                <v:line id="Straight Connector 64" o:spid="_x0000_s1046" style="position:absolute;flip:y;visibility:visible;mso-wrap-style:square" from="35093,2225" to="35093,3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lMxQAAANsAAAAPAAAAZHJzL2Rvd25yZXYueG1sRI9Ba8JA&#10;FITvQv/D8gq96aZS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ADsmlMxQAAANsAAAAP&#10;AAAAAAAAAAAAAAAAAAcCAABkcnMvZG93bnJldi54bWxQSwUGAAAAAAMAAwC3AAAA+QIAAAAA&#10;" strokecolor="#5b9bd5 [3204]" strokeweight=".5pt">
                  <v:stroke joinstyle="miter"/>
                </v:line>
                <v:shape id="Text Box 2" o:spid="_x0000_s1047" type="#_x0000_t202" style="position:absolute;left:33737;top:522;width:260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1BA86834"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8.0</w:t>
                        </w:r>
                      </w:p>
                    </w:txbxContent>
                  </v:textbox>
                </v:shape>
                <v:line id="Straight Connector 66" o:spid="_x0000_s1048" style="position:absolute;visibility:visible;mso-wrap-style:square" from="49245,2009" to="49245,3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" strokecolor="#5b9bd5 [3204]" strokeweight=".5pt">
                  <v:stroke joinstyle="miter"/>
                </v:line>
                <v:shape id="Text Box 2" o:spid="_x0000_s1049" type="#_x0000_t202" style="position:absolute;left:47916;top:545;width:3061;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FC99B41"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12.0</w:t>
                        </w:r>
                      </w:p>
                    </w:txbxContent>
                  </v:textbox>
                </v:shape>
                <v:line id="Straight Connector 68" o:spid="_x0000_s1050" style="position:absolute;flip:y;visibility:visible;mso-wrap-style:square" from="53817,2009" to="53817,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" strokecolor="#5b9bd5 [3204]" strokeweight=".5pt">
                  <v:stroke joinstyle="miter"/>
                </v:line>
                <v:shape id="Text Box 2" o:spid="_x0000_s1051" type="#_x0000_t202" style="position:absolute;left:51976;top:585;width:30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B96E2EC" w14:textId="77777777" w:rsidR="008556A1" w:rsidRDefault="008556A1" w:rsidP="008556A1">
                        <w:pPr>
                          <w:pStyle w:val="NormalWeb"/>
                          <w:spacing w:before="0" w:beforeAutospacing="0" w:after="0" w:afterAutospacing="0"/>
                          <w:ind w:right="-197" w:hanging="90"/>
                        </w:pPr>
                        <w:r>
                          <w:rPr>
                            <w:rFonts w:ascii="Calibri" w:eastAsia="Calibri" w:hAnsi="Calibri" w:cs="Mangal"/>
                            <w:sz w:val="16"/>
                            <w:szCs w:val="16"/>
                          </w:rPr>
                          <w:t>13.3</w:t>
                        </w:r>
                      </w:p>
                    </w:txbxContent>
                  </v:textbox>
                </v:shape>
                <w10:anchorlock/>
              </v:group>
            </w:pict>
          </mc:Fallback>
        </mc:AlternateContent>
      </w:r>
    </w:p>
    <w:p w14:paraId="1738CA5B" w14:textId="77777777" w:rsidR="00F23418" w:rsidRDefault="00BD1884" w:rsidP="008A73FD">
      <w:pPr>
        <w:spacing w:after="240" w:afterAutospacing="0"/>
      </w:pPr>
      <w:r>
        <w:t>Figure 3: Diameters measurement points along the tree stem</w:t>
      </w:r>
    </w:p>
    <w:p w14:paraId="78B7B17D" w14:textId="1D7D5529" w:rsidR="00BD1884" w:rsidRDefault="00BD1884" w:rsidP="00BD1884">
      <w:pPr>
        <w:spacing w:line="360" w:lineRule="auto"/>
      </w:pPr>
      <w:r>
        <w:t>All t</w:t>
      </w:r>
      <w:r w:rsidR="0034289C">
        <w:t>rees with serious defects and abnormalities</w:t>
      </w:r>
      <w:r>
        <w:t xml:space="preserve"> were excluded from the sampling frame. </w:t>
      </w:r>
      <w:r w:rsidR="00F00C4B">
        <w:t>O</w:t>
      </w:r>
      <w:r>
        <w:t xml:space="preserve">bservation of </w:t>
      </w:r>
      <w:r w:rsidR="00923371">
        <w:t xml:space="preserve">tree </w:t>
      </w:r>
      <w:r>
        <w:t xml:space="preserve">stem diameters (cm) </w:t>
      </w:r>
      <w:r w:rsidR="00923371">
        <w:t xml:space="preserve">at different </w:t>
      </w:r>
      <w:r>
        <w:t>height (m) from the base</w:t>
      </w:r>
      <w:r w:rsidR="00923371">
        <w:t xml:space="preserve"> for all samples is presented in Fig</w:t>
      </w:r>
      <w:r w:rsidR="00EF65D5">
        <w:t xml:space="preserve">ure </w:t>
      </w:r>
      <w:r w:rsidR="00923371">
        <w:t>4.</w:t>
      </w:r>
    </w:p>
    <w:p w14:paraId="3A20FD99" w14:textId="1208B1A5" w:rsidR="00BD1884" w:rsidRDefault="002E0889" w:rsidP="00BD1884">
      <w:pPr>
        <w:spacing w:line="360" w:lineRule="auto"/>
      </w:pPr>
      <w:r w:rsidRPr="002E0889">
        <w:rPr>
          <w:noProof/>
          <w:lang w:bidi="ne-NP"/>
        </w:rPr>
        <w:lastRenderedPageBreak/>
        <w:drawing>
          <wp:inline distT="0" distB="0" distL="0" distR="0" wp14:anchorId="794D30A5" wp14:editId="56C92975">
            <wp:extent cx="6286500" cy="3340654"/>
            <wp:effectExtent l="0" t="0" r="0" b="0"/>
            <wp:docPr id="1" name="Picture 1" descr="C:\Users\Dell\Desktop\New folder\observation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observation_n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6500" cy="3340654"/>
                    </a:xfrm>
                    <a:prstGeom prst="rect">
                      <a:avLst/>
                    </a:prstGeom>
                    <a:noFill/>
                    <a:ln>
                      <a:noFill/>
                    </a:ln>
                  </pic:spPr>
                </pic:pic>
              </a:graphicData>
            </a:graphic>
          </wp:inline>
        </w:drawing>
      </w:r>
    </w:p>
    <w:p w14:paraId="1EADB3B8" w14:textId="6CF7AFE0" w:rsidR="00F616BB" w:rsidRDefault="00BD1884" w:rsidP="00F616BB">
      <w:r>
        <w:t>Figure 4</w:t>
      </w:r>
      <w:r w:rsidR="00F616BB">
        <w:t xml:space="preserve">: Observation of stem diameters (cm) </w:t>
      </w:r>
      <w:r w:rsidR="004C068C">
        <w:t>at different</w:t>
      </w:r>
      <w:r w:rsidR="00F616BB">
        <w:t xml:space="preserve"> height from the base (m)</w:t>
      </w:r>
      <w:r w:rsidR="008556A1">
        <w:t>, colo</w:t>
      </w:r>
      <w:r w:rsidR="0034289C">
        <w:t>u</w:t>
      </w:r>
      <w:r w:rsidR="004C068C">
        <w:t xml:space="preserve">rs represent different </w:t>
      </w:r>
      <w:r w:rsidR="008556A1">
        <w:t xml:space="preserve"> tree</w:t>
      </w:r>
      <w:r w:rsidR="004C068C">
        <w:t>s.</w:t>
      </w:r>
    </w:p>
    <w:p w14:paraId="08D46B38" w14:textId="77777777" w:rsidR="00F616BB" w:rsidRDefault="00F616BB" w:rsidP="0058117E">
      <w:pPr>
        <w:pStyle w:val="Heading2"/>
      </w:pPr>
      <w:r>
        <w:t>Data analysis and tools</w:t>
      </w:r>
    </w:p>
    <w:p w14:paraId="582200DC" w14:textId="211AE444" w:rsidR="00BD1884" w:rsidRDefault="00F616BB" w:rsidP="002D5F82">
      <w:pPr>
        <w:spacing w:line="360" w:lineRule="auto"/>
        <w:jc w:val="both"/>
      </w:pPr>
      <w:r>
        <w:t>Stem taper functions were used to model the relative decrease of diameter (Dx) as the relative height (</w:t>
      </w:r>
      <w:r w:rsidR="00BD1884">
        <w:t>Hx</w:t>
      </w:r>
      <w:r>
        <w:t>) increases.</w:t>
      </w:r>
      <w:r w:rsidR="00BD1884">
        <w:t xml:space="preserve"> </w:t>
      </w:r>
      <w:r>
        <w:t>As the reference diameter defines the relative value, possible options are the maximum value along the stem or the diameter at breast height (DBH).</w:t>
      </w:r>
      <w:r w:rsidR="00BD1884">
        <w:t xml:space="preserve"> </w:t>
      </w:r>
      <w:r>
        <w:t xml:space="preserve">However, the relative decrease </w:t>
      </w:r>
      <w:r w:rsidR="0034289C">
        <w:t>in</w:t>
      </w:r>
      <w:r>
        <w:t xml:space="preserve"> diameter should be referred to as a directly measurable and easy-to-access parameter.</w:t>
      </w:r>
      <w:r w:rsidR="00BD1884">
        <w:t xml:space="preserve"> </w:t>
      </w:r>
      <w:r>
        <w:t>The relative diameter, upper stem diameter (Dx), measured at each sampling height (Hx), was modelled as a function of the relative height (x) of the tree.</w:t>
      </w:r>
      <w:r w:rsidR="00BD1884">
        <w:t xml:space="preserve"> </w:t>
      </w:r>
      <w:r w:rsidR="00BF5B7B">
        <w:t>The following two independent mode</w:t>
      </w:r>
      <w:r w:rsidR="0034289C">
        <w:t>l</w:t>
      </w:r>
      <w:r w:rsidR="00BF5B7B">
        <w:t>ling approaches were followed to develop stem taper equations:</w:t>
      </w:r>
    </w:p>
    <w:p w14:paraId="2B87D6A2" w14:textId="77777777" w:rsidR="00BF5B7B" w:rsidRPr="008C57A4" w:rsidRDefault="00BF5B7B" w:rsidP="008556A1">
      <w:pPr>
        <w:pStyle w:val="ListParagraph"/>
        <w:numPr>
          <w:ilvl w:val="0"/>
          <w:numId w:val="14"/>
        </w:numPr>
        <w:spacing w:after="0" w:afterAutospacing="0"/>
        <w:rPr>
          <w:b/>
          <w:bCs/>
        </w:rPr>
      </w:pPr>
      <w:r w:rsidRPr="008C57A4">
        <w:rPr>
          <w:b/>
          <w:bCs/>
        </w:rPr>
        <w:t>B-spline cubic polynomial model</w:t>
      </w:r>
    </w:p>
    <w:p w14:paraId="1541CF1C" w14:textId="328E89F2" w:rsidR="00BF5B7B" w:rsidRPr="0078092F" w:rsidRDefault="00BF5B7B" w:rsidP="00407364">
      <w:pPr>
        <w:tabs>
          <w:tab w:val="left" w:pos="0"/>
        </w:tabs>
        <w:spacing w:line="360" w:lineRule="auto"/>
        <w:jc w:val="both"/>
      </w:pPr>
      <w:r w:rsidRPr="0078092F">
        <w:t>Spline interpolation is a mathematical method commonly used to construct new points within the boundaries of a set of known points</w:t>
      </w:r>
      <w:r w:rsidR="0078092F" w:rsidRPr="0078092F">
        <w:t xml:space="preserve">. </w:t>
      </w:r>
      <w:r w:rsidRPr="0078092F">
        <w:t xml:space="preserve">These new points are function values of an interpolation function (referred to as spline), </w:t>
      </w:r>
      <w:r w:rsidR="0034289C">
        <w:t>consisting</w:t>
      </w:r>
      <w:r w:rsidRPr="0078092F">
        <w:rPr>
          <w:b/>
          <w:bCs/>
        </w:rPr>
        <w:t xml:space="preserve"> of multiple cubic piecewise polynomials</w:t>
      </w:r>
      <w:r w:rsidR="0078092F" w:rsidRPr="0078092F">
        <w:rPr>
          <w:b/>
          <w:bCs/>
        </w:rPr>
        <w:t xml:space="preserve">. </w:t>
      </w:r>
      <w:r w:rsidRPr="0078092F">
        <w:rPr>
          <w:b/>
          <w:bCs/>
        </w:rPr>
        <w:t>Cubic spline</w:t>
      </w:r>
      <w:r w:rsidRPr="0078092F">
        <w:t xml:space="preserve"> has </w:t>
      </w:r>
      <w:r w:rsidR="0034289C">
        <w:t xml:space="preserve">a </w:t>
      </w:r>
      <w:r w:rsidRPr="0078092F">
        <w:t>continuous second derivative, while </w:t>
      </w:r>
      <w:r w:rsidRPr="0078092F">
        <w:rPr>
          <w:b/>
          <w:bCs/>
        </w:rPr>
        <w:t>quadratic spline</w:t>
      </w:r>
      <w:r w:rsidRPr="0078092F">
        <w:t xml:space="preserve"> only has </w:t>
      </w:r>
      <w:r w:rsidR="0034289C">
        <w:t xml:space="preserve">a </w:t>
      </w:r>
      <w:r w:rsidRPr="0078092F">
        <w:t xml:space="preserve">continuous first derivative. </w:t>
      </w:r>
      <w:r w:rsidR="00923371">
        <w:t>Thus,</w:t>
      </w:r>
      <w:r w:rsidR="00923371" w:rsidRPr="0078092F">
        <w:t> </w:t>
      </w:r>
      <w:r w:rsidRPr="0078092F">
        <w:rPr>
          <w:b/>
          <w:bCs/>
        </w:rPr>
        <w:t>cubic spline is</w:t>
      </w:r>
      <w:r w:rsidRPr="0078092F">
        <w:t> smoother</w:t>
      </w:r>
      <w:r w:rsidR="00923371">
        <w:t xml:space="preserve"> and was chosen (Equation 1)</w:t>
      </w:r>
      <w:r w:rsidRPr="0078092F">
        <w:t>.</w:t>
      </w:r>
    </w:p>
    <w:p w14:paraId="18B318E0" w14:textId="68C2CA47" w:rsidR="00BF5B7B" w:rsidRPr="00923371" w:rsidRDefault="00BF5B7B" w:rsidP="00BF5B7B">
      <w:pPr>
        <w:spacing w:after="0" w:afterAutospacing="0" w:line="276" w:lineRule="auto"/>
      </w:pPr>
      <w:r w:rsidRPr="00BF5B7B">
        <w:t>Y= a + b*X+cX</w:t>
      </w:r>
      <w:r w:rsidRPr="00BF5B7B">
        <w:rPr>
          <w:vertAlign w:val="superscript"/>
        </w:rPr>
        <w:t>2</w:t>
      </w:r>
      <w:r w:rsidRPr="00BF5B7B">
        <w:t>+dX</w:t>
      </w:r>
      <w:r w:rsidRPr="00BF5B7B">
        <w:rPr>
          <w:vertAlign w:val="superscript"/>
        </w:rPr>
        <w:t>3</w:t>
      </w:r>
      <w:r w:rsidR="00923371">
        <w:rPr>
          <w:vertAlign w:val="superscript"/>
        </w:rPr>
        <w:t xml:space="preserve"> </w:t>
      </w:r>
      <w:r w:rsidR="00923371">
        <w:t xml:space="preserve">                       (Equation 1)</w:t>
      </w:r>
    </w:p>
    <w:p w14:paraId="29CE0997" w14:textId="77777777" w:rsidR="00BF5B7B" w:rsidRPr="00BF5B7B" w:rsidRDefault="00BF5B7B" w:rsidP="00BF5B7B">
      <w:pPr>
        <w:spacing w:after="0" w:afterAutospacing="0" w:line="276" w:lineRule="auto"/>
      </w:pPr>
      <w:r w:rsidRPr="00BF5B7B">
        <w:t>Where,</w:t>
      </w:r>
    </w:p>
    <w:p w14:paraId="6052B2E1" w14:textId="77777777" w:rsidR="00BF5B7B" w:rsidRPr="00BF5B7B" w:rsidRDefault="00BF5B7B" w:rsidP="00BF5B7B">
      <w:pPr>
        <w:spacing w:after="0" w:afterAutospacing="0" w:line="276" w:lineRule="auto"/>
      </w:pPr>
      <w:r w:rsidRPr="00BF5B7B">
        <w:lastRenderedPageBreak/>
        <w:t>a, b, c and d are equation parameters</w:t>
      </w:r>
    </w:p>
    <w:p w14:paraId="5FA55773" w14:textId="2F773E83" w:rsidR="00BF5B7B" w:rsidRPr="00BF5B7B" w:rsidRDefault="00BF5B7B" w:rsidP="00BF5B7B">
      <w:pPr>
        <w:spacing w:after="0" w:afterAutospacing="0" w:line="276" w:lineRule="auto"/>
      </w:pPr>
      <w:r w:rsidRPr="00BF5B7B">
        <w:t xml:space="preserve">X is </w:t>
      </w:r>
      <w:r w:rsidR="0034289C">
        <w:t xml:space="preserve">the </w:t>
      </w:r>
      <w:r w:rsidRPr="00BF5B7B">
        <w:t>independent variable</w:t>
      </w:r>
      <w:r w:rsidR="0034289C">
        <w:t>,</w:t>
      </w:r>
      <w:r w:rsidRPr="00BF5B7B">
        <w:t xml:space="preserve"> i.e. ratio of upper stem diameter and DBH</w:t>
      </w:r>
    </w:p>
    <w:p w14:paraId="6518BE54" w14:textId="14D9743E" w:rsidR="00BF5B7B" w:rsidRDefault="00BF5B7B" w:rsidP="008556A1">
      <w:pPr>
        <w:spacing w:after="240" w:afterAutospacing="0" w:line="276" w:lineRule="auto"/>
      </w:pPr>
      <w:r w:rsidRPr="00BF5B7B">
        <w:t xml:space="preserve">Y is </w:t>
      </w:r>
      <w:r w:rsidR="0034289C">
        <w:t xml:space="preserve">the </w:t>
      </w:r>
      <w:r w:rsidRPr="00BF5B7B">
        <w:t>dependent variable</w:t>
      </w:r>
      <w:r w:rsidR="0034289C">
        <w:t>,</w:t>
      </w:r>
      <w:r w:rsidRPr="00BF5B7B">
        <w:t xml:space="preserve"> i.e. upper stem diameter in cm</w:t>
      </w:r>
    </w:p>
    <w:p w14:paraId="014A7768" w14:textId="7BBFA732" w:rsidR="0078092F" w:rsidRPr="008C57A4" w:rsidRDefault="0078092F" w:rsidP="008556A1">
      <w:pPr>
        <w:pStyle w:val="ListParagraph"/>
        <w:numPr>
          <w:ilvl w:val="0"/>
          <w:numId w:val="14"/>
        </w:numPr>
        <w:spacing w:after="0" w:afterAutospacing="0" w:line="360" w:lineRule="auto"/>
        <w:rPr>
          <w:b/>
          <w:bCs/>
        </w:rPr>
      </w:pPr>
      <w:r w:rsidRPr="008C57A4">
        <w:rPr>
          <w:b/>
          <w:bCs/>
        </w:rPr>
        <w:t>Polynomial 5</w:t>
      </w:r>
      <w:r w:rsidRPr="00744DE2">
        <w:rPr>
          <w:b/>
          <w:bCs/>
          <w:vertAlign w:val="superscript"/>
        </w:rPr>
        <w:t xml:space="preserve">th </w:t>
      </w:r>
      <w:r w:rsidRPr="008C57A4">
        <w:rPr>
          <w:b/>
          <w:bCs/>
        </w:rPr>
        <w:t>degree </w:t>
      </w:r>
    </w:p>
    <w:p w14:paraId="20D390EC" w14:textId="3859B137" w:rsidR="00216508" w:rsidRDefault="00216508" w:rsidP="008115A9">
      <w:pPr>
        <w:spacing w:line="360" w:lineRule="auto"/>
        <w:jc w:val="both"/>
      </w:pPr>
      <w:r>
        <w:t xml:space="preserve">This modelling approach was </w:t>
      </w:r>
      <w:r w:rsidR="0034289C">
        <w:t>based on functions</w:t>
      </w:r>
      <w:r w:rsidR="00744DE2">
        <w:t xml:space="preserve"> </w:t>
      </w:r>
      <w:r w:rsidR="0034289C">
        <w:t xml:space="preserve">implemented </w:t>
      </w:r>
      <w:r>
        <w:t>in rForest</w:t>
      </w:r>
      <w:r w:rsidR="0034289C">
        <w:t xml:space="preserve"> </w:t>
      </w:r>
      <w:r>
        <w:t xml:space="preserve">package </w:t>
      </w:r>
      <w:r w:rsidR="0034289C">
        <w:t xml:space="preserve">that allowed </w:t>
      </w:r>
      <w:r w:rsidR="00923371">
        <w:t xml:space="preserve">to fit this </w:t>
      </w:r>
      <w:r>
        <w:t>taper mode</w:t>
      </w:r>
      <w:r w:rsidR="00923371">
        <w:t xml:space="preserve"> (Equation 2)along with</w:t>
      </w:r>
      <w:r w:rsidR="0034289C">
        <w:t xml:space="preserve"> by</w:t>
      </w:r>
      <w:r>
        <w:t xml:space="preserve"> </w:t>
      </w:r>
      <w:r w:rsidR="0034289C">
        <w:t xml:space="preserve"> </w:t>
      </w:r>
      <w:r>
        <w:t>visualization in 2D and 3D (Silva, 2021</w:t>
      </w:r>
      <w:r w:rsidRPr="00216508">
        <w:t xml:space="preserve">). </w:t>
      </w:r>
      <w:r w:rsidR="0034289C">
        <w:t xml:space="preserve">The </w:t>
      </w:r>
    </w:p>
    <w:p w14:paraId="084611B9" w14:textId="707A4AA4" w:rsidR="00111C65" w:rsidRPr="00111C65" w:rsidRDefault="00111C65" w:rsidP="00744DE2">
      <w:pPr>
        <w:spacing w:after="0" w:afterAutospacing="0" w:line="360" w:lineRule="auto"/>
      </w:pPr>
      <w:r w:rsidRPr="00111C65">
        <w:t>I(di/dbh) ~ I(x) + I((x)^2) + I((x)^3) + I((x)^4) + I((x)^5))</w:t>
      </w:r>
      <w:r w:rsidR="00923371">
        <w:t xml:space="preserve">               (Equation 2)</w:t>
      </w:r>
    </w:p>
    <w:p w14:paraId="03228F59" w14:textId="77777777" w:rsidR="00111C65" w:rsidRDefault="00111C65" w:rsidP="008556A1">
      <w:pPr>
        <w:spacing w:after="0" w:afterAutospacing="0"/>
      </w:pPr>
      <w:r>
        <w:t>Where,</w:t>
      </w:r>
    </w:p>
    <w:p w14:paraId="5FE1F217" w14:textId="01C0809C" w:rsidR="00111C65" w:rsidRDefault="00111C65" w:rsidP="008556A1">
      <w:pPr>
        <w:spacing w:after="0" w:afterAutospacing="0"/>
      </w:pPr>
      <w:r w:rsidRPr="00111C65">
        <w:t>di/dbh</w:t>
      </w:r>
      <w:r>
        <w:t xml:space="preserve"> is </w:t>
      </w:r>
      <w:r w:rsidR="0034289C">
        <w:t xml:space="preserve">a </w:t>
      </w:r>
      <w:r>
        <w:t>ratio of upper stem diameters to tree DBH</w:t>
      </w:r>
    </w:p>
    <w:p w14:paraId="7A11555D" w14:textId="77777777" w:rsidR="00111C65" w:rsidRPr="00111C65" w:rsidRDefault="00111C65" w:rsidP="00111C65">
      <w:r w:rsidRPr="00111C65">
        <w:t xml:space="preserve"> </w:t>
      </w:r>
      <w:r w:rsidR="000B5C3F" w:rsidRPr="00111C65">
        <w:t>I(x)</w:t>
      </w:r>
      <w:r w:rsidR="000B5C3F" w:rsidRPr="000B5C3F">
        <w:rPr>
          <w:vertAlign w:val="superscript"/>
        </w:rPr>
        <w:t>n</w:t>
      </w:r>
      <w:r w:rsidR="000B5C3F" w:rsidRPr="00111C65">
        <w:t xml:space="preserve"> </w:t>
      </w:r>
      <w:r w:rsidRPr="00111C65">
        <w:t>are equation parameters</w:t>
      </w:r>
    </w:p>
    <w:p w14:paraId="73591919" w14:textId="70A4DC50" w:rsidR="00ED256F" w:rsidRDefault="00F616BB" w:rsidP="005F04C3">
      <w:pPr>
        <w:spacing w:before="240" w:line="360" w:lineRule="auto"/>
      </w:pPr>
      <w:r>
        <w:t xml:space="preserve">Two </w:t>
      </w:r>
      <w:r w:rsidR="00245BE1">
        <w:t xml:space="preserve">independent models, </w:t>
      </w:r>
      <w:r>
        <w:t>B-S</w:t>
      </w:r>
      <w:r w:rsidR="00245BE1">
        <w:t>pline and polynomial</w:t>
      </w:r>
      <w:r w:rsidR="00923371">
        <w:t xml:space="preserve"> 5th-degree</w:t>
      </w:r>
      <w:r w:rsidR="00245BE1">
        <w:t xml:space="preserve">, </w:t>
      </w:r>
      <w:r>
        <w:t xml:space="preserve">were </w:t>
      </w:r>
      <w:r w:rsidR="0034289C">
        <w:t xml:space="preserve">initially tested for </w:t>
      </w:r>
      <w:r w:rsidR="00923371">
        <w:t xml:space="preserve">sample including </w:t>
      </w:r>
      <w:r w:rsidR="0034289C">
        <w:t>all DBH size trees</w:t>
      </w:r>
      <w:r>
        <w:t>.</w:t>
      </w:r>
      <w:r w:rsidR="00245BE1">
        <w:t xml:space="preserve"> </w:t>
      </w:r>
      <w:r>
        <w:t xml:space="preserve">Later, both models were tested for three different DBH classes, and the model outputs were </w:t>
      </w:r>
      <w:r w:rsidR="00ED256F">
        <w:t>compared to find the best fit model.</w:t>
      </w:r>
      <w:r w:rsidR="005F04C3">
        <w:t xml:space="preserve"> </w:t>
      </w:r>
      <w:r w:rsidR="0034289C">
        <w:t>Several</w:t>
      </w:r>
      <w:r w:rsidR="00ED256F">
        <w:t xml:space="preserve"> </w:t>
      </w:r>
      <w:r w:rsidR="00923371">
        <w:t xml:space="preserve">R </w:t>
      </w:r>
      <w:r w:rsidR="00ED256F">
        <w:t>packages</w:t>
      </w:r>
      <w:r w:rsidR="0034289C">
        <w:t>,</w:t>
      </w:r>
      <w:r w:rsidR="00ED256F">
        <w:t xml:space="preserve"> e.g. </w:t>
      </w:r>
      <w:r w:rsidR="00ED256F" w:rsidRPr="00ED256F">
        <w:t>splines</w:t>
      </w:r>
      <w:r w:rsidR="00B92650">
        <w:t xml:space="preserve"> (R Core Team, 2022)</w:t>
      </w:r>
      <w:r w:rsidR="00ED256F">
        <w:t xml:space="preserve">, </w:t>
      </w:r>
      <w:r w:rsidR="00ED256F" w:rsidRPr="00ED256F">
        <w:t>rForest</w:t>
      </w:r>
      <w:r w:rsidR="00B92650">
        <w:t xml:space="preserve"> (</w:t>
      </w:r>
      <w:r w:rsidR="00B92650" w:rsidRPr="00260940">
        <w:rPr>
          <w:rFonts w:cstheme="minorHAnsi"/>
        </w:rPr>
        <w:t>Silva</w:t>
      </w:r>
      <w:r w:rsidR="00B92650">
        <w:rPr>
          <w:rFonts w:cstheme="minorHAnsi"/>
        </w:rPr>
        <w:t xml:space="preserve"> et al, 2021</w:t>
      </w:r>
      <w:r w:rsidR="00B92650">
        <w:t>)</w:t>
      </w:r>
      <w:r w:rsidR="00ED256F">
        <w:t xml:space="preserve">, </w:t>
      </w:r>
      <w:r w:rsidR="00497BFC" w:rsidRPr="00ED256F">
        <w:t>tidyverse</w:t>
      </w:r>
      <w:r w:rsidR="00B92650">
        <w:t xml:space="preserve"> (</w:t>
      </w:r>
      <w:r w:rsidR="00B92650" w:rsidRPr="006B3DD2">
        <w:rPr>
          <w:rFonts w:cstheme="minorHAnsi"/>
        </w:rPr>
        <w:t>Wickham</w:t>
      </w:r>
      <w:r w:rsidR="00B92650">
        <w:rPr>
          <w:rFonts w:cstheme="minorHAnsi"/>
        </w:rPr>
        <w:t xml:space="preserve"> et al, 2019</w:t>
      </w:r>
      <w:r w:rsidR="00B92650">
        <w:t>)</w:t>
      </w:r>
      <w:r w:rsidR="00ED256F">
        <w:t xml:space="preserve">, </w:t>
      </w:r>
      <w:r w:rsidR="00497BFC" w:rsidRPr="00ED256F">
        <w:t>ggplot2</w:t>
      </w:r>
      <w:r w:rsidR="00A65828">
        <w:t xml:space="preserve"> (Wickham, 2016)</w:t>
      </w:r>
      <w:r w:rsidR="00ED256F">
        <w:t xml:space="preserve">, </w:t>
      </w:r>
      <w:r w:rsidR="00D20197">
        <w:t>etc. were</w:t>
      </w:r>
      <w:r w:rsidR="00ED256F">
        <w:t xml:space="preserve"> used </w:t>
      </w:r>
      <w:r w:rsidR="006F35B9">
        <w:t>for data analysis and visulalization.</w:t>
      </w:r>
    </w:p>
    <w:p w14:paraId="3C24C9A5" w14:textId="77777777" w:rsidR="00F616BB" w:rsidRDefault="00F616BB" w:rsidP="00FF3D6D">
      <w:pPr>
        <w:pStyle w:val="Heading1"/>
      </w:pPr>
      <w:r>
        <w:t>Results</w:t>
      </w:r>
    </w:p>
    <w:p w14:paraId="6A5898A1" w14:textId="77777777" w:rsidR="0075020D" w:rsidRDefault="0075020D" w:rsidP="0075020D">
      <w:pPr>
        <w:pStyle w:val="Heading2"/>
      </w:pPr>
      <w:r>
        <w:t>B-s</w:t>
      </w:r>
      <w:r w:rsidRPr="00245BE1">
        <w:t>pline</w:t>
      </w:r>
      <w:r>
        <w:t xml:space="preserve"> cubic</w:t>
      </w:r>
      <w:r w:rsidRPr="00245BE1">
        <w:t xml:space="preserve"> polynomial</w:t>
      </w:r>
    </w:p>
    <w:p w14:paraId="63E44296" w14:textId="1873B305" w:rsidR="00560E3C" w:rsidRPr="008C57A4" w:rsidRDefault="00560E3C" w:rsidP="008A73FD">
      <w:pPr>
        <w:autoSpaceDE w:val="0"/>
        <w:autoSpaceDN w:val="0"/>
        <w:adjustRightInd w:val="0"/>
        <w:spacing w:after="0" w:afterAutospacing="0" w:line="360" w:lineRule="auto"/>
      </w:pPr>
      <w:r w:rsidRPr="008A73FD">
        <w:t>The equation parameters of the B</w:t>
      </w:r>
      <w:ins w:id="10" w:author="Shiva Khanal [2]" w:date="2023-01-02T09:58:00Z">
        <w:r w:rsidR="00E026F2">
          <w:t>-</w:t>
        </w:r>
      </w:ins>
      <w:del w:id="11" w:author="Shiva Khanal [2]" w:date="2023-01-02T09:58:00Z">
        <w:r w:rsidRPr="008A73FD" w:rsidDel="00E026F2">
          <w:delText xml:space="preserve"> </w:delText>
        </w:r>
      </w:del>
      <w:r w:rsidRPr="008A73FD">
        <w:t>spline cubic polynomial taper model (equatio</w:t>
      </w:r>
      <w:r w:rsidR="009C144E" w:rsidRPr="008A73FD">
        <w:t xml:space="preserve">n 1) and fitted lines </w:t>
      </w:r>
      <w:r w:rsidR="008C57A4">
        <w:t>are illustrated in figure</w:t>
      </w:r>
      <w:r w:rsidR="008B29A3">
        <w:t xml:space="preserve"> </w:t>
      </w:r>
      <w:r w:rsidR="008C57A4">
        <w:t xml:space="preserve">5. </w:t>
      </w:r>
      <w:r w:rsidR="006F5B81">
        <w:t xml:space="preserve">The developed models </w:t>
      </w:r>
      <w:r w:rsidR="009C144E" w:rsidRPr="008A73FD">
        <w:t xml:space="preserve">for different DBH classes </w:t>
      </w:r>
      <w:r w:rsidR="006F5B81">
        <w:t xml:space="preserve">had </w:t>
      </w:r>
      <w:r w:rsidR="00AE52CD">
        <w:t>the measured goodness of fit (</w:t>
      </w:r>
      <w:r w:rsidR="006F5B81">
        <w:t xml:space="preserve">adjusted </w:t>
      </w:r>
      <w:r w:rsidR="000F1CEF" w:rsidRPr="008C57A4">
        <w:t>R</w:t>
      </w:r>
      <w:r w:rsidR="000F1CEF" w:rsidRPr="008C57A4">
        <w:rPr>
          <w:vertAlign w:val="superscript"/>
        </w:rPr>
        <w:t>2</w:t>
      </w:r>
      <w:r w:rsidR="00AE52CD" w:rsidRPr="00642E09">
        <w:t>)</w:t>
      </w:r>
      <w:r w:rsidR="00642E09">
        <w:t xml:space="preserve"> of</w:t>
      </w:r>
      <w:r w:rsidR="000F1CEF" w:rsidRPr="008C57A4">
        <w:t xml:space="preserve"> 0.8</w:t>
      </w:r>
      <w:r w:rsidR="00642E09">
        <w:t xml:space="preserve">, </w:t>
      </w:r>
      <w:r w:rsidR="00642E09" w:rsidRPr="008C57A4">
        <w:t>0.90</w:t>
      </w:r>
      <w:r w:rsidR="00642E09">
        <w:t>, and</w:t>
      </w:r>
      <w:r w:rsidR="00642E09" w:rsidRPr="008C57A4">
        <w:t xml:space="preserve"> 0.96</w:t>
      </w:r>
      <w:ins w:id="12" w:author="Shiva Khanal" w:date="2023-01-01T19:20:00Z">
        <w:r w:rsidR="0034289C">
          <w:t>,</w:t>
        </w:r>
      </w:ins>
      <w:r w:rsidR="00642E09" w:rsidRPr="008C57A4">
        <w:t xml:space="preserve"> </w:t>
      </w:r>
      <w:r w:rsidR="00642E09">
        <w:t>respectively</w:t>
      </w:r>
      <w:ins w:id="13" w:author="Shiva Khanal" w:date="2023-01-01T19:21:00Z">
        <w:r w:rsidR="0034289C">
          <w:t>,</w:t>
        </w:r>
      </w:ins>
      <w:r w:rsidR="00642E09">
        <w:t xml:space="preserve"> </w:t>
      </w:r>
      <w:r w:rsidR="000F1CEF" w:rsidRPr="008C57A4">
        <w:t xml:space="preserve">for </w:t>
      </w:r>
      <w:r w:rsidR="00642E09">
        <w:t xml:space="preserve">below 50 cm, </w:t>
      </w:r>
      <w:r w:rsidR="000F1CEF" w:rsidRPr="008C57A4">
        <w:t>55-70 cm</w:t>
      </w:r>
      <w:r w:rsidR="00642E09">
        <w:t>, and</w:t>
      </w:r>
      <w:r w:rsidR="000F1CEF" w:rsidRPr="008C57A4">
        <w:t xml:space="preserve"> greater than 70cm</w:t>
      </w:r>
      <w:r w:rsidR="00642E09">
        <w:t>. Whereas</w:t>
      </w:r>
      <w:del w:id="14" w:author="Shiva Khanal" w:date="2023-01-01T19:21:00Z">
        <w:r w:rsidR="00642E09" w:rsidDel="0034289C">
          <w:delText>,</w:delText>
        </w:r>
      </w:del>
      <w:r w:rsidR="00642E09">
        <w:t xml:space="preserve"> the adjusted </w:t>
      </w:r>
      <w:r w:rsidR="00642E09" w:rsidRPr="008C57A4">
        <w:t>R</w:t>
      </w:r>
      <w:r w:rsidR="00642E09" w:rsidRPr="008C57A4">
        <w:rPr>
          <w:vertAlign w:val="superscript"/>
        </w:rPr>
        <w:t>2</w:t>
      </w:r>
      <w:r w:rsidR="00642E09">
        <w:t xml:space="preserve"> was</w:t>
      </w:r>
      <w:r w:rsidR="000F1CEF" w:rsidRPr="008C57A4">
        <w:t xml:space="preserve"> 0.78 for </w:t>
      </w:r>
      <w:r w:rsidR="00642E09">
        <w:t>the</w:t>
      </w:r>
      <w:r w:rsidR="000F1CEF" w:rsidRPr="008C57A4">
        <w:t xml:space="preserve"> model</w:t>
      </w:r>
      <w:r w:rsidR="00642E09">
        <w:t xml:space="preserve"> developed for </w:t>
      </w:r>
      <w:r w:rsidR="0034289C">
        <w:t xml:space="preserve">the </w:t>
      </w:r>
      <w:r w:rsidR="00642E09">
        <w:t>whole dataset ir</w:t>
      </w:r>
      <w:r w:rsidR="000F1CEF" w:rsidRPr="008C57A4">
        <w:t>respective</w:t>
      </w:r>
      <w:r w:rsidR="00642E09">
        <w:t xml:space="preserve"> of size (DBH) class (Table 1).</w:t>
      </w:r>
    </w:p>
    <w:p w14:paraId="46DB5620" w14:textId="39BB04FA" w:rsidR="00560E3C" w:rsidRPr="00560E3C" w:rsidRDefault="008B29A3" w:rsidP="00560E3C">
      <w:r w:rsidRPr="008B29A3">
        <w:rPr>
          <w:noProof/>
          <w:lang w:bidi="ne-NP"/>
        </w:rPr>
        <w:lastRenderedPageBreak/>
        <w:drawing>
          <wp:inline distT="0" distB="0" distL="0" distR="0" wp14:anchorId="142B52D2" wp14:editId="150A6ABC">
            <wp:extent cx="6286500" cy="3231654"/>
            <wp:effectExtent l="0" t="0" r="0" b="6985"/>
            <wp:docPr id="3" name="Picture 3" descr="C:\Users\Dell\Desktop\New folder\bspline figur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bspline figure f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6500" cy="3231654"/>
                    </a:xfrm>
                    <a:prstGeom prst="rect">
                      <a:avLst/>
                    </a:prstGeom>
                    <a:noFill/>
                    <a:ln>
                      <a:noFill/>
                    </a:ln>
                  </pic:spPr>
                </pic:pic>
              </a:graphicData>
            </a:graphic>
          </wp:inline>
        </w:drawing>
      </w:r>
    </w:p>
    <w:p w14:paraId="101F0645" w14:textId="189868E8" w:rsidR="008B29A3" w:rsidRPr="008B29A3" w:rsidRDefault="008B29A3" w:rsidP="008B29A3">
      <w:pPr>
        <w:pStyle w:val="NormalWeb"/>
        <w:spacing w:before="0" w:beforeAutospacing="0" w:after="240" w:afterAutospacing="0"/>
        <w:rPr>
          <w:rFonts w:asciiTheme="minorHAnsi" w:hAnsiTheme="minorHAnsi" w:cstheme="minorHAnsi"/>
        </w:rPr>
      </w:pPr>
      <w:r w:rsidRPr="008B29A3">
        <w:rPr>
          <w:rFonts w:asciiTheme="minorHAnsi" w:eastAsia="Calibri" w:hAnsiTheme="minorHAnsi" w:cstheme="minorHAnsi"/>
          <w:sz w:val="22"/>
          <w:szCs w:val="22"/>
        </w:rPr>
        <w:t xml:space="preserve">Figure 5: </w:t>
      </w:r>
      <w:r w:rsidRPr="008B29A3">
        <w:rPr>
          <w:rFonts w:asciiTheme="minorHAnsi" w:hAnsiTheme="minorHAnsi" w:cstheme="minorHAnsi"/>
        </w:rPr>
        <w:t>B-spline cubic polynomial taper models</w:t>
      </w:r>
    </w:p>
    <w:p w14:paraId="47DFD33E" w14:textId="6EE64EB5" w:rsidR="00773689" w:rsidRDefault="00715092" w:rsidP="00651D9E">
      <w:pPr>
        <w:autoSpaceDE w:val="0"/>
        <w:autoSpaceDN w:val="0"/>
        <w:adjustRightInd w:val="0"/>
        <w:spacing w:after="0" w:afterAutospacing="0" w:line="360" w:lineRule="auto"/>
      </w:pPr>
      <w:r>
        <w:t>The B-spline cubic polynomial taper models developed independently for different DBH classes have lesser standard errors with higher adjusted R</w:t>
      </w:r>
      <w:r w:rsidRPr="00715092">
        <w:rPr>
          <w:vertAlign w:val="superscript"/>
        </w:rPr>
        <w:t>2</w:t>
      </w:r>
      <w:r>
        <w:t>. On the other hand, a single taper model developed for all DBH size</w:t>
      </w:r>
      <w:r w:rsidR="0034289C">
        <w:t>s</w:t>
      </w:r>
      <w:r>
        <w:t xml:space="preserve"> has </w:t>
      </w:r>
      <w:r w:rsidR="0034289C">
        <w:t xml:space="preserve">a </w:t>
      </w:r>
      <w:r>
        <w:t xml:space="preserve">greater standard error with </w:t>
      </w:r>
      <w:r w:rsidR="0034289C">
        <w:t xml:space="preserve">a </w:t>
      </w:r>
      <w:r>
        <w:t>lower adjusted R</w:t>
      </w:r>
      <w:r w:rsidRPr="00715092">
        <w:rPr>
          <w:vertAlign w:val="superscript"/>
        </w:rPr>
        <w:t>2</w:t>
      </w:r>
      <w:r>
        <w:t xml:space="preserve"> than </w:t>
      </w:r>
      <w:r w:rsidR="0034289C">
        <w:t xml:space="preserve">the </w:t>
      </w:r>
      <w:r>
        <w:t xml:space="preserve">former ones. </w:t>
      </w:r>
    </w:p>
    <w:p w14:paraId="70B7C058" w14:textId="77777777" w:rsidR="00EA0D6F" w:rsidRPr="00715092" w:rsidRDefault="00EA0D6F" w:rsidP="00651D9E">
      <w:pPr>
        <w:autoSpaceDE w:val="0"/>
        <w:autoSpaceDN w:val="0"/>
        <w:adjustRightInd w:val="0"/>
        <w:spacing w:after="0" w:afterAutospacing="0" w:line="360" w:lineRule="auto"/>
      </w:pPr>
    </w:p>
    <w:p w14:paraId="545AF378" w14:textId="5D442476" w:rsidR="00651D9E" w:rsidRDefault="00642E09" w:rsidP="00B71909">
      <w:pPr>
        <w:autoSpaceDE w:val="0"/>
        <w:autoSpaceDN w:val="0"/>
        <w:adjustRightInd w:val="0"/>
        <w:spacing w:after="0" w:afterAutospacing="0" w:line="360" w:lineRule="auto"/>
      </w:pPr>
      <w:r>
        <w:t>Table 1</w:t>
      </w:r>
      <w:r w:rsidR="00B71909">
        <w:t>: Estimated parameters of B-s</w:t>
      </w:r>
      <w:r w:rsidR="00B71909" w:rsidRPr="00245BE1">
        <w:t>pline</w:t>
      </w:r>
      <w:r w:rsidR="00B71909">
        <w:t xml:space="preserve"> cubic</w:t>
      </w:r>
      <w:r w:rsidR="00B71909" w:rsidRPr="00245BE1">
        <w:t xml:space="preserve"> polynomial</w:t>
      </w:r>
      <w:r w:rsidR="00B71909">
        <w:t xml:space="preserve"> taper models</w:t>
      </w:r>
    </w:p>
    <w:tbl>
      <w:tblPr>
        <w:tblStyle w:val="GridTable4-Accent6"/>
        <w:tblW w:w="0" w:type="auto"/>
        <w:tblLook w:val="04A0" w:firstRow="1" w:lastRow="0" w:firstColumn="1" w:lastColumn="0" w:noHBand="0" w:noVBand="1"/>
      </w:tblPr>
      <w:tblGrid>
        <w:gridCol w:w="1236"/>
        <w:gridCol w:w="1236"/>
        <w:gridCol w:w="1236"/>
        <w:gridCol w:w="1236"/>
        <w:gridCol w:w="1236"/>
        <w:gridCol w:w="1236"/>
        <w:gridCol w:w="1237"/>
        <w:gridCol w:w="1237"/>
      </w:tblGrid>
      <w:tr w:rsidR="00F20B57" w14:paraId="61741514" w14:textId="77777777" w:rsidTr="00F20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403B140B" w14:textId="77777777" w:rsidR="00F20B57" w:rsidRPr="005B4941" w:rsidRDefault="00F20B57" w:rsidP="00F20B57">
            <w:r w:rsidRPr="005B4941">
              <w:t>SN</w:t>
            </w:r>
          </w:p>
        </w:tc>
        <w:tc>
          <w:tcPr>
            <w:tcW w:w="1236" w:type="dxa"/>
          </w:tcPr>
          <w:p w14:paraId="357CAE7B"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DBH class (cm)</w:t>
            </w:r>
          </w:p>
        </w:tc>
        <w:tc>
          <w:tcPr>
            <w:tcW w:w="1236" w:type="dxa"/>
          </w:tcPr>
          <w:p w14:paraId="0B3E7F47"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a</w:t>
            </w:r>
          </w:p>
        </w:tc>
        <w:tc>
          <w:tcPr>
            <w:tcW w:w="1236" w:type="dxa"/>
          </w:tcPr>
          <w:p w14:paraId="77A56B0E"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b</w:t>
            </w:r>
          </w:p>
        </w:tc>
        <w:tc>
          <w:tcPr>
            <w:tcW w:w="1236" w:type="dxa"/>
          </w:tcPr>
          <w:p w14:paraId="2008F4FE"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c</w:t>
            </w:r>
          </w:p>
        </w:tc>
        <w:tc>
          <w:tcPr>
            <w:tcW w:w="1236" w:type="dxa"/>
          </w:tcPr>
          <w:p w14:paraId="12AB8653"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d</w:t>
            </w:r>
          </w:p>
        </w:tc>
        <w:tc>
          <w:tcPr>
            <w:tcW w:w="1237" w:type="dxa"/>
          </w:tcPr>
          <w:p w14:paraId="594CCDA8"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SE (residuals)</w:t>
            </w:r>
          </w:p>
        </w:tc>
        <w:tc>
          <w:tcPr>
            <w:tcW w:w="1237" w:type="dxa"/>
          </w:tcPr>
          <w:p w14:paraId="727A8603" w14:textId="77777777" w:rsidR="00F20B57" w:rsidRPr="005B4941" w:rsidRDefault="00F20B57" w:rsidP="00F20B57">
            <w:pPr>
              <w:cnfStyle w:val="100000000000" w:firstRow="1" w:lastRow="0" w:firstColumn="0" w:lastColumn="0" w:oddVBand="0" w:evenVBand="0" w:oddHBand="0" w:evenHBand="0" w:firstRowFirstColumn="0" w:firstRowLastColumn="0" w:lastRowFirstColumn="0" w:lastRowLastColumn="0"/>
            </w:pPr>
            <w:r w:rsidRPr="005B4941">
              <w:t>Adj.R2</w:t>
            </w:r>
          </w:p>
        </w:tc>
      </w:tr>
      <w:tr w:rsidR="00F20B57" w14:paraId="58A9C096" w14:textId="77777777" w:rsidTr="00F20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3D598100" w14:textId="77777777" w:rsidR="00F20B57" w:rsidRPr="005B4941" w:rsidRDefault="00F20B57" w:rsidP="00F20B57">
            <w:r w:rsidRPr="005B4941">
              <w:t>1</w:t>
            </w:r>
          </w:p>
        </w:tc>
        <w:tc>
          <w:tcPr>
            <w:tcW w:w="1236" w:type="dxa"/>
          </w:tcPr>
          <w:p w14:paraId="2DB6A395" w14:textId="394F4F2F" w:rsidR="00F20B57" w:rsidRPr="005B4941" w:rsidRDefault="00E026F2" w:rsidP="00F20B57">
            <w:pPr>
              <w:cnfStyle w:val="000000100000" w:firstRow="0" w:lastRow="0" w:firstColumn="0" w:lastColumn="0" w:oddVBand="0" w:evenVBand="0" w:oddHBand="1" w:evenHBand="0" w:firstRowFirstColumn="0" w:firstRowLastColumn="0" w:lastRowFirstColumn="0" w:lastRowLastColumn="0"/>
            </w:pPr>
            <w:r>
              <w:t>&lt;</w:t>
            </w:r>
            <w:r w:rsidR="00F20B57" w:rsidRPr="005B4941">
              <w:t xml:space="preserve"> 55 </w:t>
            </w:r>
          </w:p>
        </w:tc>
        <w:tc>
          <w:tcPr>
            <w:tcW w:w="1236" w:type="dxa"/>
          </w:tcPr>
          <w:p w14:paraId="52AE6903"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50.3</w:t>
            </w:r>
          </w:p>
        </w:tc>
        <w:tc>
          <w:tcPr>
            <w:tcW w:w="1236" w:type="dxa"/>
          </w:tcPr>
          <w:p w14:paraId="07FF88C9"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-25.4</w:t>
            </w:r>
          </w:p>
        </w:tc>
        <w:tc>
          <w:tcPr>
            <w:tcW w:w="1236" w:type="dxa"/>
          </w:tcPr>
          <w:p w14:paraId="712F41B0"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-19.1</w:t>
            </w:r>
          </w:p>
        </w:tc>
        <w:tc>
          <w:tcPr>
            <w:tcW w:w="1236" w:type="dxa"/>
          </w:tcPr>
          <w:p w14:paraId="3CF7DF65"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-51</w:t>
            </w:r>
          </w:p>
        </w:tc>
        <w:tc>
          <w:tcPr>
            <w:tcW w:w="1237" w:type="dxa"/>
          </w:tcPr>
          <w:p w14:paraId="0C41F33F"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6.25</w:t>
            </w:r>
          </w:p>
        </w:tc>
        <w:tc>
          <w:tcPr>
            <w:tcW w:w="1237" w:type="dxa"/>
          </w:tcPr>
          <w:p w14:paraId="591D6B49" w14:textId="50C0225F"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0.8</w:t>
            </w:r>
            <w:r w:rsidR="00642E09">
              <w:t>4</w:t>
            </w:r>
          </w:p>
        </w:tc>
      </w:tr>
      <w:tr w:rsidR="00F20B57" w14:paraId="30C8AC81" w14:textId="77777777" w:rsidTr="00F20B57">
        <w:tc>
          <w:tcPr>
            <w:cnfStyle w:val="001000000000" w:firstRow="0" w:lastRow="0" w:firstColumn="1" w:lastColumn="0" w:oddVBand="0" w:evenVBand="0" w:oddHBand="0" w:evenHBand="0" w:firstRowFirstColumn="0" w:firstRowLastColumn="0" w:lastRowFirstColumn="0" w:lastRowLastColumn="0"/>
            <w:tcW w:w="1236" w:type="dxa"/>
          </w:tcPr>
          <w:p w14:paraId="034E1802" w14:textId="77777777" w:rsidR="00F20B57" w:rsidRPr="005B4941" w:rsidRDefault="00F20B57" w:rsidP="00F20B57">
            <w:r w:rsidRPr="005B4941">
              <w:t>2</w:t>
            </w:r>
          </w:p>
        </w:tc>
        <w:tc>
          <w:tcPr>
            <w:tcW w:w="1236" w:type="dxa"/>
          </w:tcPr>
          <w:p w14:paraId="65FBAC36"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55 – 70</w:t>
            </w:r>
          </w:p>
        </w:tc>
        <w:tc>
          <w:tcPr>
            <w:tcW w:w="1236" w:type="dxa"/>
          </w:tcPr>
          <w:p w14:paraId="030A8943"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75</w:t>
            </w:r>
          </w:p>
        </w:tc>
        <w:tc>
          <w:tcPr>
            <w:tcW w:w="1236" w:type="dxa"/>
          </w:tcPr>
          <w:p w14:paraId="46407A33"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-40.3</w:t>
            </w:r>
          </w:p>
        </w:tc>
        <w:tc>
          <w:tcPr>
            <w:tcW w:w="1236" w:type="dxa"/>
          </w:tcPr>
          <w:p w14:paraId="329CCC79"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-31.6</w:t>
            </w:r>
          </w:p>
        </w:tc>
        <w:tc>
          <w:tcPr>
            <w:tcW w:w="1236" w:type="dxa"/>
          </w:tcPr>
          <w:p w14:paraId="445D158C"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-76.8</w:t>
            </w:r>
          </w:p>
        </w:tc>
        <w:tc>
          <w:tcPr>
            <w:tcW w:w="1237" w:type="dxa"/>
          </w:tcPr>
          <w:p w14:paraId="421082A9"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5.48</w:t>
            </w:r>
          </w:p>
        </w:tc>
        <w:tc>
          <w:tcPr>
            <w:tcW w:w="1237" w:type="dxa"/>
          </w:tcPr>
          <w:p w14:paraId="0E716F54" w14:textId="75F385C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0.9</w:t>
            </w:r>
            <w:r w:rsidR="00642E09">
              <w:t>0</w:t>
            </w:r>
          </w:p>
        </w:tc>
      </w:tr>
      <w:tr w:rsidR="00F20B57" w14:paraId="243D90F7" w14:textId="77777777" w:rsidTr="00F20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D8E932D" w14:textId="77777777" w:rsidR="00F20B57" w:rsidRPr="005B4941" w:rsidRDefault="00F20B57" w:rsidP="00F20B57">
            <w:r w:rsidRPr="005B4941">
              <w:t>3</w:t>
            </w:r>
          </w:p>
        </w:tc>
        <w:tc>
          <w:tcPr>
            <w:tcW w:w="1236" w:type="dxa"/>
          </w:tcPr>
          <w:p w14:paraId="01B0F5AD" w14:textId="146672D0" w:rsidR="00F20B57" w:rsidRPr="005B4941" w:rsidRDefault="00E026F2" w:rsidP="00F20B57">
            <w:pPr>
              <w:cnfStyle w:val="000000100000" w:firstRow="0" w:lastRow="0" w:firstColumn="0" w:lastColumn="0" w:oddVBand="0" w:evenVBand="0" w:oddHBand="1" w:evenHBand="0" w:firstRowFirstColumn="0" w:firstRowLastColumn="0" w:lastRowFirstColumn="0" w:lastRowLastColumn="0"/>
            </w:pPr>
            <w:r>
              <w:t>&gt;</w:t>
            </w:r>
            <w:r w:rsidR="00F20B57" w:rsidRPr="005B4941">
              <w:t xml:space="preserve"> 70</w:t>
            </w:r>
          </w:p>
        </w:tc>
        <w:tc>
          <w:tcPr>
            <w:tcW w:w="1236" w:type="dxa"/>
          </w:tcPr>
          <w:p w14:paraId="7CCD9688"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82.3</w:t>
            </w:r>
          </w:p>
        </w:tc>
        <w:tc>
          <w:tcPr>
            <w:tcW w:w="1236" w:type="dxa"/>
          </w:tcPr>
          <w:p w14:paraId="7614D172"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-37.6</w:t>
            </w:r>
          </w:p>
        </w:tc>
        <w:tc>
          <w:tcPr>
            <w:tcW w:w="1236" w:type="dxa"/>
          </w:tcPr>
          <w:p w14:paraId="17B404DE"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-36.7</w:t>
            </w:r>
          </w:p>
        </w:tc>
        <w:tc>
          <w:tcPr>
            <w:tcW w:w="1236" w:type="dxa"/>
          </w:tcPr>
          <w:p w14:paraId="702B7543"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-84.2</w:t>
            </w:r>
          </w:p>
        </w:tc>
        <w:tc>
          <w:tcPr>
            <w:tcW w:w="1237" w:type="dxa"/>
          </w:tcPr>
          <w:p w14:paraId="4E3E8985" w14:textId="77777777"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8.87</w:t>
            </w:r>
          </w:p>
        </w:tc>
        <w:tc>
          <w:tcPr>
            <w:tcW w:w="1237" w:type="dxa"/>
          </w:tcPr>
          <w:p w14:paraId="502E88A9" w14:textId="6FAD8F4E" w:rsidR="00F20B57" w:rsidRPr="005B4941" w:rsidRDefault="00F20B57" w:rsidP="00F20B57">
            <w:pPr>
              <w:cnfStyle w:val="000000100000" w:firstRow="0" w:lastRow="0" w:firstColumn="0" w:lastColumn="0" w:oddVBand="0" w:evenVBand="0" w:oddHBand="1" w:evenHBand="0" w:firstRowFirstColumn="0" w:firstRowLastColumn="0" w:lastRowFirstColumn="0" w:lastRowLastColumn="0"/>
            </w:pPr>
            <w:r w:rsidRPr="005B4941">
              <w:t>0.9</w:t>
            </w:r>
            <w:r w:rsidR="00642E09">
              <w:t>6</w:t>
            </w:r>
          </w:p>
        </w:tc>
      </w:tr>
      <w:tr w:rsidR="00F20B57" w14:paraId="276F4BE0" w14:textId="77777777" w:rsidTr="00F20B57">
        <w:tc>
          <w:tcPr>
            <w:cnfStyle w:val="001000000000" w:firstRow="0" w:lastRow="0" w:firstColumn="1" w:lastColumn="0" w:oddVBand="0" w:evenVBand="0" w:oddHBand="0" w:evenHBand="0" w:firstRowFirstColumn="0" w:firstRowLastColumn="0" w:lastRowFirstColumn="0" w:lastRowLastColumn="0"/>
            <w:tcW w:w="1236" w:type="dxa"/>
          </w:tcPr>
          <w:p w14:paraId="68EF17D7" w14:textId="77777777" w:rsidR="00F20B57" w:rsidRPr="005B4941" w:rsidRDefault="00F20B57" w:rsidP="00F20B57">
            <w:r w:rsidRPr="005B4941">
              <w:t>4</w:t>
            </w:r>
          </w:p>
        </w:tc>
        <w:tc>
          <w:tcPr>
            <w:tcW w:w="1236" w:type="dxa"/>
          </w:tcPr>
          <w:p w14:paraId="37727137"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All DBH size</w:t>
            </w:r>
          </w:p>
        </w:tc>
        <w:tc>
          <w:tcPr>
            <w:tcW w:w="1236" w:type="dxa"/>
          </w:tcPr>
          <w:p w14:paraId="3C6E2A37"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64.5</w:t>
            </w:r>
          </w:p>
        </w:tc>
        <w:tc>
          <w:tcPr>
            <w:tcW w:w="1236" w:type="dxa"/>
          </w:tcPr>
          <w:p w14:paraId="695654A6"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-32.7</w:t>
            </w:r>
          </w:p>
        </w:tc>
        <w:tc>
          <w:tcPr>
            <w:tcW w:w="1236" w:type="dxa"/>
          </w:tcPr>
          <w:p w14:paraId="2FFA47E3"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-26.8</w:t>
            </w:r>
          </w:p>
        </w:tc>
        <w:tc>
          <w:tcPr>
            <w:tcW w:w="1236" w:type="dxa"/>
          </w:tcPr>
          <w:p w14:paraId="2FA4924D"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-65.7</w:t>
            </w:r>
          </w:p>
        </w:tc>
        <w:tc>
          <w:tcPr>
            <w:tcW w:w="1237" w:type="dxa"/>
          </w:tcPr>
          <w:p w14:paraId="578D6EB6" w14:textId="77777777" w:rsidR="00F20B57" w:rsidRPr="005B4941" w:rsidRDefault="00F20B57" w:rsidP="00F20B57">
            <w:pPr>
              <w:cnfStyle w:val="000000000000" w:firstRow="0" w:lastRow="0" w:firstColumn="0" w:lastColumn="0" w:oddVBand="0" w:evenVBand="0" w:oddHBand="0" w:evenHBand="0" w:firstRowFirstColumn="0" w:firstRowLastColumn="0" w:lastRowFirstColumn="0" w:lastRowLastColumn="0"/>
            </w:pPr>
            <w:r w:rsidRPr="005B4941">
              <w:t>12.85</w:t>
            </w:r>
          </w:p>
        </w:tc>
        <w:tc>
          <w:tcPr>
            <w:tcW w:w="1237" w:type="dxa"/>
          </w:tcPr>
          <w:p w14:paraId="67DD14AE" w14:textId="73BA8244" w:rsidR="00F20B57" w:rsidRDefault="00F20B57" w:rsidP="00F20B57">
            <w:pPr>
              <w:cnfStyle w:val="000000000000" w:firstRow="0" w:lastRow="0" w:firstColumn="0" w:lastColumn="0" w:oddVBand="0" w:evenVBand="0" w:oddHBand="0" w:evenHBand="0" w:firstRowFirstColumn="0" w:firstRowLastColumn="0" w:lastRowFirstColumn="0" w:lastRowLastColumn="0"/>
            </w:pPr>
            <w:r w:rsidRPr="005B4941">
              <w:t>0.7</w:t>
            </w:r>
            <w:r w:rsidR="00642E09">
              <w:t>8</w:t>
            </w:r>
          </w:p>
        </w:tc>
      </w:tr>
    </w:tbl>
    <w:p w14:paraId="73BEA318" w14:textId="77777777" w:rsidR="00B71909" w:rsidRDefault="00B71909" w:rsidP="00B71909">
      <w:pPr>
        <w:autoSpaceDE w:val="0"/>
        <w:autoSpaceDN w:val="0"/>
        <w:adjustRightInd w:val="0"/>
        <w:spacing w:after="0" w:afterAutospacing="0" w:line="360" w:lineRule="auto"/>
      </w:pPr>
    </w:p>
    <w:p w14:paraId="33E7A35C" w14:textId="77777777" w:rsidR="00F616BB" w:rsidRDefault="005F04C3" w:rsidP="00FF3D6D">
      <w:pPr>
        <w:pStyle w:val="Heading2"/>
      </w:pPr>
      <w:r w:rsidRPr="00245BE1">
        <w:t>Polynomial 5th degree   </w:t>
      </w:r>
    </w:p>
    <w:p w14:paraId="5872C44E" w14:textId="33B3669E" w:rsidR="008A7C0A" w:rsidRDefault="008A7C0A" w:rsidP="002833CE">
      <w:pPr>
        <w:spacing w:line="360" w:lineRule="auto"/>
        <w:jc w:val="both"/>
        <w:rPr>
          <w:rFonts w:ascii="Times New Roman" w:hAnsi="Times New Roman" w:cs="Times New Roman"/>
          <w:sz w:val="24"/>
          <w:szCs w:val="24"/>
        </w:rPr>
      </w:pPr>
      <w:r w:rsidRPr="00165B40">
        <w:rPr>
          <w:rFonts w:ascii="Times New Roman" w:hAnsi="Times New Roman" w:cs="Times New Roman"/>
          <w:sz w:val="24"/>
          <w:szCs w:val="24"/>
        </w:rPr>
        <w:t xml:space="preserve">The model built for the </w:t>
      </w:r>
      <w:r>
        <w:rPr>
          <w:rFonts w:ascii="Times New Roman" w:hAnsi="Times New Roman" w:cs="Times New Roman"/>
          <w:sz w:val="24"/>
          <w:szCs w:val="24"/>
        </w:rPr>
        <w:t>DBH</w:t>
      </w:r>
      <w:r w:rsidR="00E026F2">
        <w:rPr>
          <w:rFonts w:ascii="Times New Roman" w:hAnsi="Times New Roman" w:cs="Times New Roman"/>
          <w:sz w:val="24"/>
          <w:szCs w:val="24"/>
        </w:rPr>
        <w:t xml:space="preserve"> classes</w:t>
      </w:r>
      <w:r w:rsidRPr="00165B40">
        <w:rPr>
          <w:rFonts w:ascii="Times New Roman" w:hAnsi="Times New Roman" w:cs="Times New Roman"/>
          <w:sz w:val="24"/>
          <w:szCs w:val="24"/>
        </w:rPr>
        <w:t xml:space="preserve"> </w:t>
      </w:r>
      <w:r w:rsidR="00E026F2">
        <w:rPr>
          <w:rFonts w:ascii="Times New Roman" w:hAnsi="Times New Roman" w:cs="Times New Roman"/>
          <w:sz w:val="24"/>
          <w:szCs w:val="24"/>
        </w:rPr>
        <w:t>&lt;</w:t>
      </w:r>
      <w:r w:rsidRPr="00165B40">
        <w:rPr>
          <w:rFonts w:ascii="Times New Roman" w:hAnsi="Times New Roman" w:cs="Times New Roman"/>
          <w:sz w:val="24"/>
          <w:szCs w:val="24"/>
        </w:rPr>
        <w:t xml:space="preserve"> 55 cm, 55-70 cm, and </w:t>
      </w:r>
      <w:r w:rsidR="00E026F2">
        <w:rPr>
          <w:rFonts w:ascii="Times New Roman" w:hAnsi="Times New Roman" w:cs="Times New Roman"/>
          <w:sz w:val="24"/>
          <w:szCs w:val="24"/>
        </w:rPr>
        <w:t>&gt;</w:t>
      </w:r>
      <w:r w:rsidRPr="00165B40">
        <w:rPr>
          <w:rFonts w:ascii="Times New Roman" w:hAnsi="Times New Roman" w:cs="Times New Roman"/>
          <w:sz w:val="24"/>
          <w:szCs w:val="24"/>
        </w:rPr>
        <w:t xml:space="preserve"> 70 cm predicted a </w:t>
      </w:r>
      <w:r w:rsidR="00E026F2">
        <w:rPr>
          <w:rFonts w:ascii="Times New Roman" w:hAnsi="Times New Roman" w:cs="Times New Roman"/>
          <w:sz w:val="24"/>
          <w:szCs w:val="24"/>
        </w:rPr>
        <w:t xml:space="preserve"> large deviation</w:t>
      </w:r>
      <w:r w:rsidRPr="00165B40">
        <w:rPr>
          <w:rFonts w:ascii="Times New Roman" w:hAnsi="Times New Roman" w:cs="Times New Roman"/>
          <w:sz w:val="24"/>
          <w:szCs w:val="24"/>
        </w:rPr>
        <w:t xml:space="preserve"> from the observed value, although the outcome varied for each of the three </w:t>
      </w:r>
      <w:r>
        <w:rPr>
          <w:rFonts w:ascii="Times New Roman" w:hAnsi="Times New Roman" w:cs="Times New Roman"/>
          <w:sz w:val="24"/>
          <w:szCs w:val="24"/>
        </w:rPr>
        <w:t>DBH classes. However, t</w:t>
      </w:r>
      <w:r w:rsidRPr="00165B40">
        <w:rPr>
          <w:rFonts w:ascii="Times New Roman" w:hAnsi="Times New Roman" w:cs="Times New Roman"/>
          <w:sz w:val="24"/>
          <w:szCs w:val="24"/>
        </w:rPr>
        <w:t xml:space="preserve">he </w:t>
      </w:r>
      <w:r>
        <w:rPr>
          <w:rFonts w:ascii="Times New Roman" w:hAnsi="Times New Roman" w:cs="Times New Roman"/>
          <w:sz w:val="24"/>
          <w:szCs w:val="24"/>
        </w:rPr>
        <w:t>standard errors for each model parameter of the model developed for</w:t>
      </w:r>
      <w:r w:rsidRPr="00165B40">
        <w:rPr>
          <w:rFonts w:ascii="Times New Roman" w:hAnsi="Times New Roman" w:cs="Times New Roman"/>
          <w:sz w:val="24"/>
          <w:szCs w:val="24"/>
        </w:rPr>
        <w:t xml:space="preserve"> all </w:t>
      </w:r>
      <w:r>
        <w:rPr>
          <w:rFonts w:ascii="Times New Roman" w:hAnsi="Times New Roman" w:cs="Times New Roman"/>
          <w:sz w:val="24"/>
          <w:szCs w:val="24"/>
        </w:rPr>
        <w:t>DBH</w:t>
      </w:r>
      <w:r w:rsidRPr="00165B40">
        <w:rPr>
          <w:rFonts w:ascii="Times New Roman" w:hAnsi="Times New Roman" w:cs="Times New Roman"/>
          <w:sz w:val="24"/>
          <w:szCs w:val="24"/>
        </w:rPr>
        <w:t xml:space="preserve"> clas</w:t>
      </w:r>
      <w:r w:rsidR="0034289C">
        <w:rPr>
          <w:rFonts w:ascii="Times New Roman" w:hAnsi="Times New Roman" w:cs="Times New Roman"/>
          <w:sz w:val="24"/>
          <w:szCs w:val="24"/>
        </w:rPr>
        <w:t>se</w:t>
      </w:r>
      <w:r w:rsidRPr="00165B40">
        <w:rPr>
          <w:rFonts w:ascii="Times New Roman" w:hAnsi="Times New Roman" w:cs="Times New Roman"/>
          <w:sz w:val="24"/>
          <w:szCs w:val="24"/>
        </w:rPr>
        <w:t>s</w:t>
      </w:r>
      <w:r>
        <w:rPr>
          <w:rFonts w:ascii="Times New Roman" w:hAnsi="Times New Roman" w:cs="Times New Roman"/>
          <w:sz w:val="24"/>
          <w:szCs w:val="24"/>
        </w:rPr>
        <w:t xml:space="preserve"> were </w:t>
      </w:r>
      <w:r w:rsidR="00E026F2">
        <w:rPr>
          <w:rFonts w:ascii="Times New Roman" w:hAnsi="Times New Roman" w:cs="Times New Roman"/>
          <w:sz w:val="24"/>
          <w:szCs w:val="24"/>
        </w:rPr>
        <w:t xml:space="preserve">smaller </w:t>
      </w:r>
      <w:r>
        <w:rPr>
          <w:rFonts w:ascii="Times New Roman" w:hAnsi="Times New Roman" w:cs="Times New Roman"/>
          <w:sz w:val="24"/>
          <w:szCs w:val="24"/>
        </w:rPr>
        <w:t xml:space="preserve">than that for </w:t>
      </w:r>
      <w:r w:rsidR="00E026F2">
        <w:rPr>
          <w:rFonts w:ascii="Times New Roman" w:hAnsi="Times New Roman" w:cs="Times New Roman"/>
          <w:sz w:val="24"/>
          <w:szCs w:val="24"/>
        </w:rPr>
        <w:t xml:space="preserve">different </w:t>
      </w:r>
      <w:r>
        <w:rPr>
          <w:rFonts w:ascii="Times New Roman" w:hAnsi="Times New Roman" w:cs="Times New Roman"/>
          <w:sz w:val="24"/>
          <w:szCs w:val="24"/>
        </w:rPr>
        <w:t xml:space="preserve">DBH classes </w:t>
      </w:r>
      <w:r w:rsidR="00026AB4">
        <w:rPr>
          <w:rFonts w:ascii="Times New Roman" w:hAnsi="Times New Roman" w:cs="Times New Roman"/>
          <w:sz w:val="24"/>
          <w:szCs w:val="24"/>
        </w:rPr>
        <w:t>(figure 6</w:t>
      </w:r>
      <w:r>
        <w:rPr>
          <w:rFonts w:ascii="Times New Roman" w:hAnsi="Times New Roman" w:cs="Times New Roman"/>
          <w:sz w:val="24"/>
          <w:szCs w:val="24"/>
        </w:rPr>
        <w:t xml:space="preserve">). </w:t>
      </w:r>
    </w:p>
    <w:p w14:paraId="36C76DF7" w14:textId="24895BD4" w:rsidR="00026AB4" w:rsidRDefault="00026AB4" w:rsidP="002833CE">
      <w:pPr>
        <w:spacing w:line="360" w:lineRule="auto"/>
        <w:jc w:val="both"/>
        <w:rPr>
          <w:rFonts w:ascii="Times New Roman" w:hAnsi="Times New Roman" w:cs="Times New Roman"/>
          <w:sz w:val="24"/>
          <w:szCs w:val="24"/>
        </w:rPr>
      </w:pPr>
      <w:r>
        <w:rPr>
          <w:noProof/>
          <w:lang w:bidi="ne-NP"/>
        </w:rPr>
        <w:lastRenderedPageBreak/>
        <mc:AlternateContent>
          <mc:Choice Requires="wpc">
            <w:drawing>
              <wp:inline distT="0" distB="0" distL="0" distR="0" wp14:anchorId="44948971" wp14:editId="5E64B838">
                <wp:extent cx="6286500" cy="4649466"/>
                <wp:effectExtent l="0" t="0" r="800100" b="60896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 name="Group 8"/>
                        <wpg:cNvGrpSpPr/>
                        <wpg:grpSpPr>
                          <a:xfrm>
                            <a:off x="1" y="0"/>
                            <a:ext cx="7080249" cy="2324101"/>
                            <a:chOff x="1" y="0"/>
                            <a:chExt cx="7080249" cy="2324101"/>
                          </a:xfrm>
                        </wpg:grpSpPr>
                        <pic:pic xmlns:pic="http://schemas.openxmlformats.org/drawingml/2006/picture">
                          <pic:nvPicPr>
                            <pic:cNvPr id="9" name="Picture 9" descr="D:\FRTC Workspace\Taper project\R\Taper_Shorea\Rforest_fit1.jpeg"/>
                            <pic:cNvPicPr/>
                          </pic:nvPicPr>
                          <pic:blipFill rotWithShape="1">
                            <a:blip r:embed="rId12">
                              <a:extLst>
                                <a:ext uri="{28A0092B-C50C-407E-A947-70E740481C1C}">
                                  <a14:useLocalDpi xmlns:a14="http://schemas.microsoft.com/office/drawing/2010/main" val="0"/>
                                </a:ext>
                              </a:extLst>
                            </a:blip>
                            <a:srcRect t="12268" r="5886" b="3009"/>
                            <a:stretch/>
                          </pic:blipFill>
                          <pic:spPr bwMode="auto">
                            <a:xfrm>
                              <a:off x="1" y="0"/>
                              <a:ext cx="3441699" cy="2324100"/>
                            </a:xfrm>
                            <a:prstGeom prst="rect">
                              <a:avLst/>
                            </a:prstGeom>
                            <a:noFill/>
                            <a:ln>
                              <a:noFill/>
                            </a:ln>
                          </pic:spPr>
                        </pic:pic>
                        <pic:pic xmlns:pic="http://schemas.openxmlformats.org/drawingml/2006/picture">
                          <pic:nvPicPr>
                            <pic:cNvPr id="10" name="Picture 10" descr="D:\FRTC Workspace\Taper project\R\Taper_Shorea\Rforest_fit2.jpeg"/>
                            <pic:cNvPicPr/>
                          </pic:nvPicPr>
                          <pic:blipFill rotWithShape="1">
                            <a:blip r:embed="rId13">
                              <a:extLst>
                                <a:ext uri="{28A0092B-C50C-407E-A947-70E740481C1C}">
                                  <a14:useLocalDpi xmlns:a14="http://schemas.microsoft.com/office/drawing/2010/main" val="0"/>
                                </a:ext>
                              </a:extLst>
                            </a:blip>
                            <a:srcRect t="12963" r="6251" b="3009"/>
                            <a:stretch/>
                          </pic:blipFill>
                          <pic:spPr bwMode="auto">
                            <a:xfrm>
                              <a:off x="3651885" y="19051"/>
                              <a:ext cx="3428365" cy="2305050"/>
                            </a:xfrm>
                            <a:prstGeom prst="rect">
                              <a:avLst/>
                            </a:prstGeom>
                            <a:noFill/>
                            <a:ln>
                              <a:noFill/>
                            </a:ln>
                          </pic:spPr>
                        </pic:pic>
                        <pic:pic xmlns:pic="http://schemas.openxmlformats.org/drawingml/2006/picture">
                          <pic:nvPicPr>
                            <pic:cNvPr id="11" name="Picture 11"/>
                            <pic:cNvPicPr>
                              <a:picLocks noChangeAspect="1"/>
                            </pic:cNvPicPr>
                          </pic:nvPicPr>
                          <pic:blipFill rotWithShape="1">
                            <a:blip r:embed="rId14"/>
                            <a:srcRect l="66034" t="29798" r="1737"/>
                            <a:stretch/>
                          </pic:blipFill>
                          <pic:spPr>
                            <a:xfrm>
                              <a:off x="5431056" y="38099"/>
                              <a:ext cx="1617023" cy="1016001"/>
                            </a:xfrm>
                            <a:prstGeom prst="rect">
                              <a:avLst/>
                            </a:prstGeom>
                          </pic:spPr>
                        </pic:pic>
                        <pic:pic xmlns:pic="http://schemas.openxmlformats.org/drawingml/2006/picture">
                          <pic:nvPicPr>
                            <pic:cNvPr id="12" name="Picture 12"/>
                            <pic:cNvPicPr>
                              <a:picLocks noChangeAspect="1"/>
                            </pic:cNvPicPr>
                          </pic:nvPicPr>
                          <pic:blipFill rotWithShape="1">
                            <a:blip r:embed="rId15"/>
                            <a:srcRect r="62911" b="18479"/>
                            <a:stretch/>
                          </pic:blipFill>
                          <pic:spPr>
                            <a:xfrm>
                              <a:off x="1816100" y="19051"/>
                              <a:ext cx="1593850" cy="962312"/>
                            </a:xfrm>
                            <a:prstGeom prst="rect">
                              <a:avLst/>
                            </a:prstGeom>
                          </pic:spPr>
                        </pic:pic>
                      </wpg:wgp>
                      <pic:pic xmlns:pic="http://schemas.openxmlformats.org/drawingml/2006/picture">
                        <pic:nvPicPr>
                          <pic:cNvPr id="13" name="Picture 13" descr="D:\FRTC Workspace\Taper project\R\Taper_Shorea\Rforest_fit3"/>
                          <pic:cNvPicPr/>
                        </pic:nvPicPr>
                        <pic:blipFill rotWithShape="1">
                          <a:blip r:embed="rId16" cstate="print">
                            <a:extLst>
                              <a:ext uri="{28A0092B-C50C-407E-A947-70E740481C1C}">
                                <a14:useLocalDpi xmlns:a14="http://schemas.microsoft.com/office/drawing/2010/main" val="0"/>
                              </a:ext>
                            </a:extLst>
                          </a:blip>
                          <a:srcRect t="11343" r="3993" b="3009"/>
                          <a:stretch/>
                        </pic:blipFill>
                        <pic:spPr bwMode="auto">
                          <a:xfrm>
                            <a:off x="1" y="2628900"/>
                            <a:ext cx="3511549" cy="2349500"/>
                          </a:xfrm>
                          <a:prstGeom prst="rect">
                            <a:avLst/>
                          </a:prstGeom>
                          <a:noFill/>
                          <a:ln>
                            <a:noFill/>
                          </a:ln>
                        </pic:spPr>
                      </pic:pic>
                      <pic:pic xmlns:pic="http://schemas.openxmlformats.org/drawingml/2006/picture">
                        <pic:nvPicPr>
                          <pic:cNvPr id="14" name="Picture 14"/>
                          <pic:cNvPicPr>
                            <a:picLocks noChangeAspect="1"/>
                          </pic:cNvPicPr>
                        </pic:nvPicPr>
                        <pic:blipFill rotWithShape="1">
                          <a:blip r:embed="rId17"/>
                          <a:srcRect r="59536" b="17161"/>
                          <a:stretch/>
                        </pic:blipFill>
                        <pic:spPr>
                          <a:xfrm>
                            <a:off x="1701800" y="2647951"/>
                            <a:ext cx="1790700" cy="1094317"/>
                          </a:xfrm>
                          <a:prstGeom prst="rect">
                            <a:avLst/>
                          </a:prstGeom>
                        </pic:spPr>
                      </pic:pic>
                      <pic:pic xmlns:pic="http://schemas.openxmlformats.org/drawingml/2006/picture">
                        <pic:nvPicPr>
                          <pic:cNvPr id="15" name="Picture 15" descr="D:\FRTC Workspace\Taper project\R\Taper_Shorea\Rforest_fit.jpeg"/>
                          <pic:cNvPicPr/>
                        </pic:nvPicPr>
                        <pic:blipFill rotWithShape="1">
                          <a:blip r:embed="rId18">
                            <a:extLst>
                              <a:ext uri="{28A0092B-C50C-407E-A947-70E740481C1C}">
                                <a14:useLocalDpi xmlns:a14="http://schemas.microsoft.com/office/drawing/2010/main" val="0"/>
                              </a:ext>
                            </a:extLst>
                          </a:blip>
                          <a:srcRect l="-19" t="12189" r="6018" b="3089"/>
                          <a:stretch/>
                        </pic:blipFill>
                        <pic:spPr bwMode="auto">
                          <a:xfrm>
                            <a:off x="3651887" y="2622550"/>
                            <a:ext cx="3438124" cy="2324100"/>
                          </a:xfrm>
                          <a:prstGeom prst="rect">
                            <a:avLst/>
                          </a:prstGeom>
                          <a:noFill/>
                          <a:ln>
                            <a:noFill/>
                          </a:ln>
                        </pic:spPr>
                      </pic:pic>
                      <pic:pic xmlns:pic="http://schemas.openxmlformats.org/drawingml/2006/picture">
                        <pic:nvPicPr>
                          <pic:cNvPr id="16" name="Picture 16"/>
                          <pic:cNvPicPr>
                            <a:picLocks noChangeAspect="1"/>
                          </pic:cNvPicPr>
                        </pic:nvPicPr>
                        <pic:blipFill rotWithShape="1">
                          <a:blip r:embed="rId19"/>
                          <a:srcRect r="64724" b="18757"/>
                          <a:stretch/>
                        </pic:blipFill>
                        <pic:spPr>
                          <a:xfrm>
                            <a:off x="5480050" y="2647951"/>
                            <a:ext cx="1581150" cy="964967"/>
                          </a:xfrm>
                          <a:prstGeom prst="rect">
                            <a:avLst/>
                          </a:prstGeom>
                        </pic:spPr>
                      </pic:pic>
                      <wps:wsp>
                        <wps:cNvPr id="17" name="Text Box 2"/>
                        <wps:cNvSpPr txBox="1">
                          <a:spLocks noChangeArrowheads="1"/>
                        </wps:cNvSpPr>
                        <wps:spPr bwMode="auto">
                          <a:xfrm>
                            <a:off x="421005" y="2351700"/>
                            <a:ext cx="2988945" cy="257810"/>
                          </a:xfrm>
                          <a:prstGeom prst="rect">
                            <a:avLst/>
                          </a:prstGeom>
                          <a:solidFill>
                            <a:srgbClr val="FFFFFF"/>
                          </a:solidFill>
                          <a:ln w="9525">
                            <a:solidFill>
                              <a:srgbClr val="000000"/>
                            </a:solidFill>
                            <a:miter lim="800000"/>
                            <a:headEnd/>
                            <a:tailEnd/>
                          </a:ln>
                        </wps:spPr>
                        <wps:txbx>
                          <w:txbxContent>
                            <w:p w14:paraId="1BD2662A" w14:textId="77777777" w:rsidR="00026AB4" w:rsidRDefault="00026AB4" w:rsidP="00026AB4">
                              <w:pPr>
                                <w:pStyle w:val="NormalWeb"/>
                                <w:spacing w:before="0" w:beforeAutospacing="0" w:after="0" w:afterAutospacing="0"/>
                                <w:jc w:val="center"/>
                              </w:pPr>
                              <w:r>
                                <w:rPr>
                                  <w:rFonts w:ascii="Calibri" w:eastAsia="Calibri" w:hAnsi="Calibri" w:cs="Mangal"/>
                                  <w:sz w:val="20"/>
                                  <w:szCs w:val="20"/>
                                </w:rPr>
                                <w:t xml:space="preserve">Model for DBH </w:t>
                              </w:r>
                              <w:r>
                                <w:rPr>
                                  <w:rFonts w:ascii="Calibri" w:eastAsia="Calibri" w:hAnsi="Calibri" w:cs="Mangal"/>
                                  <w:sz w:val="20"/>
                                  <w:szCs w:val="20"/>
                                  <w:u w:val="single"/>
                                </w:rPr>
                                <w:t>&lt;</w:t>
                              </w:r>
                              <w:r>
                                <w:rPr>
                                  <w:rFonts w:ascii="Calibri" w:eastAsia="Calibri" w:hAnsi="Calibri" w:cs="Mangal"/>
                                  <w:sz w:val="20"/>
                                  <w:szCs w:val="20"/>
                                </w:rPr>
                                <w:t xml:space="preserve"> 50 cm</w:t>
                              </w:r>
                            </w:p>
                          </w:txbxContent>
                        </wps:txbx>
                        <wps:bodyPr rot="0" vert="horz" wrap="square" lIns="91440" tIns="45720" rIns="91440" bIns="45720" anchor="t" anchorCtr="0">
                          <a:noAutofit/>
                        </wps:bodyPr>
                      </wps:wsp>
                      <wps:wsp>
                        <wps:cNvPr id="18" name="Text Box 2"/>
                        <wps:cNvSpPr txBox="1">
                          <a:spLocks noChangeArrowheads="1"/>
                        </wps:cNvSpPr>
                        <wps:spPr bwMode="auto">
                          <a:xfrm>
                            <a:off x="4186850" y="2351700"/>
                            <a:ext cx="2752090" cy="255270"/>
                          </a:xfrm>
                          <a:prstGeom prst="rect">
                            <a:avLst/>
                          </a:prstGeom>
                          <a:solidFill>
                            <a:srgbClr val="FFFFFF"/>
                          </a:solidFill>
                          <a:ln w="9525">
                            <a:solidFill>
                              <a:srgbClr val="000000"/>
                            </a:solidFill>
                            <a:miter lim="800000"/>
                            <a:headEnd/>
                            <a:tailEnd/>
                          </a:ln>
                        </wps:spPr>
                        <wps:txbx>
                          <w:txbxContent>
                            <w:p w14:paraId="71A60D08" w14:textId="77777777" w:rsidR="00026AB4" w:rsidRDefault="00026AB4" w:rsidP="00026AB4">
                              <w:pPr>
                                <w:pStyle w:val="NormalWeb"/>
                                <w:spacing w:before="0" w:beforeAutospacing="0" w:after="0" w:afterAutospacing="0"/>
                                <w:jc w:val="center"/>
                              </w:pPr>
                              <w:r>
                                <w:rPr>
                                  <w:rFonts w:ascii="Calibri" w:hAnsi="Calibri" w:cs="Calibri"/>
                                  <w:sz w:val="20"/>
                                  <w:szCs w:val="20"/>
                                </w:rPr>
                                <w:t>Model for DBH 55 - 70 cm</w:t>
                              </w:r>
                            </w:p>
                          </w:txbxContent>
                        </wps:txbx>
                        <wps:bodyPr rot="0" vert="horz" wrap="square" lIns="91440" tIns="45720" rIns="91440" bIns="45720" anchor="t" anchorCtr="0">
                          <a:spAutoFit/>
                        </wps:bodyPr>
                      </wps:wsp>
                      <wps:wsp>
                        <wps:cNvPr id="19" name="Text Box 2"/>
                        <wps:cNvSpPr txBox="1">
                          <a:spLocks noChangeArrowheads="1"/>
                        </wps:cNvSpPr>
                        <wps:spPr bwMode="auto">
                          <a:xfrm>
                            <a:off x="586389" y="4978400"/>
                            <a:ext cx="2751454" cy="255904"/>
                          </a:xfrm>
                          <a:prstGeom prst="rect">
                            <a:avLst/>
                          </a:prstGeom>
                          <a:solidFill>
                            <a:srgbClr val="FFFFFF"/>
                          </a:solidFill>
                          <a:ln w="9525">
                            <a:solidFill>
                              <a:srgbClr val="000000"/>
                            </a:solidFill>
                            <a:miter lim="800000"/>
                            <a:headEnd/>
                            <a:tailEnd/>
                          </a:ln>
                        </wps:spPr>
                        <wps:txbx>
                          <w:txbxContent>
                            <w:p w14:paraId="0A4ED974" w14:textId="77777777" w:rsidR="00026AB4" w:rsidRDefault="00026AB4" w:rsidP="00026AB4">
                              <w:pPr>
                                <w:pStyle w:val="NormalWeb"/>
                                <w:spacing w:before="0" w:beforeAutospacing="0" w:after="0" w:afterAutospacing="0"/>
                                <w:jc w:val="center"/>
                              </w:pPr>
                              <w:r>
                                <w:rPr>
                                  <w:rFonts w:ascii="Calibri" w:hAnsi="Calibri" w:cs="Calibri"/>
                                  <w:sz w:val="20"/>
                                  <w:szCs w:val="20"/>
                                </w:rPr>
                                <w:t>Model for DBH &gt; 70 cm</w:t>
                              </w:r>
                            </w:p>
                          </w:txbxContent>
                        </wps:txbx>
                        <wps:bodyPr rot="0" vert="horz" wrap="square" lIns="91440" tIns="45720" rIns="91440" bIns="45720" anchor="t" anchorCtr="0">
                          <a:spAutoFit/>
                        </wps:bodyPr>
                      </wps:wsp>
                      <wps:wsp>
                        <wps:cNvPr id="20" name="Text Box 2"/>
                        <wps:cNvSpPr txBox="1">
                          <a:spLocks noChangeArrowheads="1"/>
                        </wps:cNvSpPr>
                        <wps:spPr bwMode="auto">
                          <a:xfrm>
                            <a:off x="4205900" y="4955200"/>
                            <a:ext cx="2750820" cy="255270"/>
                          </a:xfrm>
                          <a:prstGeom prst="rect">
                            <a:avLst/>
                          </a:prstGeom>
                          <a:solidFill>
                            <a:srgbClr val="FFFFFF"/>
                          </a:solidFill>
                          <a:ln w="9525">
                            <a:solidFill>
                              <a:srgbClr val="000000"/>
                            </a:solidFill>
                            <a:miter lim="800000"/>
                            <a:headEnd/>
                            <a:tailEnd/>
                          </a:ln>
                        </wps:spPr>
                        <wps:txbx>
                          <w:txbxContent>
                            <w:p w14:paraId="0DF90033" w14:textId="77777777" w:rsidR="00026AB4" w:rsidRDefault="00026AB4" w:rsidP="00026AB4">
                              <w:pPr>
                                <w:pStyle w:val="NormalWeb"/>
                                <w:spacing w:before="0" w:beforeAutospacing="0" w:after="0" w:afterAutospacing="0"/>
                                <w:jc w:val="center"/>
                              </w:pPr>
                              <w:r>
                                <w:rPr>
                                  <w:rFonts w:ascii="Calibri" w:hAnsi="Calibri" w:cs="Calibri"/>
                                  <w:sz w:val="20"/>
                                  <w:szCs w:val="20"/>
                                </w:rPr>
                                <w:t>Model for all DBH sizes</w:t>
                              </w:r>
                            </w:p>
                          </w:txbxContent>
                        </wps:txbx>
                        <wps:bodyPr rot="0" vert="horz" wrap="square" lIns="91440" tIns="45720" rIns="91440" bIns="45720" anchor="t" anchorCtr="0">
                          <a:spAutoFit/>
                        </wps:bodyPr>
                      </wps:wsp>
                    </wpc:wpc>
                  </a:graphicData>
                </a:graphic>
              </wp:inline>
            </w:drawing>
          </mc:Choice>
          <mc:Fallback>
            <w:pict>
              <v:group w14:anchorId="44948971" id="Canvas 21" o:spid="_x0000_s1052" editas="canvas" style="width:495pt;height:366.1pt;mso-position-horizontal-relative:char;mso-position-vertical-relative:line" coordsize="62865,46488" o:gfxdata="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DBAoAAAAAAAAAIQAtFW2C&#10;wZ8BAMGfAQAVAAAAZHJzL21lZGlhL2ltYWdlMS5qcGVn/9j/4AAQSkZJRgABAQAAAQABAAD/2wBD&#10;AAEBAQEBAQEBAQEBAQEBAQEBAQEBAQEBAQEBAQEBAQEBAQEBAQEBAQEBAQEBAQEBAQEBAQEBAQEB&#10;AQEBAQEBAQH/2wBDAQEBAQEBAQEBAQEBAQEBAQEBAQEBAQEBAQEBAQEBAQEBAQEBAQEBAQEBAQEB&#10;AQEBAQEBAQEBAQEBAQEBAQEBAQH/wAARCAJcAl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i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62865;height:46488;visibility:visible;mso-wrap-style:square">
                  <v:fill o:detectmouseclick="t"/>
                  <v:path o:connecttype="none"/>
                </v:shape>
                <v:group id="Group 8" o:spid="_x0000_s1054" style="position:absolute;width:70802;height:23241" coordorigin="" coordsize="70802,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9" o:spid="_x0000_s1055" type="#_x0000_t75" style="position:absolute;width:34417;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">
                    <v:imagedata r:id="rId20" o:title="Rforest_fit1" croptop="8040f" cropbottom="1972f" cropright="3857f"/>
                  </v:shape>
                  <v:shape id="Picture 10" o:spid="_x0000_s1056" type="#_x0000_t75" style="position:absolute;left:36518;top:190;width:34284;height:2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">
                    <v:imagedata r:id="rId21" o:title="Rforest_fit2" croptop="8495f" cropbottom="1972f" cropright="4097f"/>
                  </v:shape>
                  <v:shape id="Picture 11" o:spid="_x0000_s1057" type="#_x0000_t75" style="position:absolute;left:54310;top:380;width:16170;height:1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">
                    <v:imagedata r:id="rId22" o:title="" croptop="19528f" cropleft="43276f" cropright="1138f"/>
                    <v:path arrowok="t"/>
                  </v:shape>
                  <v:shape id="Picture 12" o:spid="_x0000_s1058" type="#_x0000_t75" style="position:absolute;left:18161;top:190;width:15938;height: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">
                    <v:imagedata r:id="rId23" o:title="" cropbottom="12110f" cropright="41229f"/>
                    <v:path arrowok="t"/>
                  </v:shape>
                </v:group>
                <v:shape id="Picture 13" o:spid="_x0000_s1059" type="#_x0000_t75" style="position:absolute;top:26289;width:35115;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">
                  <v:imagedata r:id="rId24" o:title="Rforest_fit3" croptop="7434f" cropbottom="1972f" cropright="2617f"/>
                </v:shape>
                <v:shape id="Picture 14" o:spid="_x0000_s1060" type="#_x0000_t75" style="position:absolute;left:17018;top:26479;width:17907;height:10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">
                  <v:imagedata r:id="rId25" o:title="" cropbottom="11247f" cropright="39018f"/>
                  <v:path arrowok="t"/>
                </v:shape>
                <v:shape id="Picture 15" o:spid="_x0000_s1061" type="#_x0000_t75" style="position:absolute;left:36518;top:26225;width:34382;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">
                  <v:imagedata r:id="rId26" o:title="Rforest_fit" croptop="7988f" cropbottom="2024f" cropleft="-12f" cropright="3944f"/>
                </v:shape>
                <v:shape id="Picture 16" o:spid="_x0000_s1062" type="#_x0000_t75" style="position:absolute;left:54800;top:26479;width:15812;height:9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">
                  <v:imagedata r:id="rId27" o:title="" cropbottom="12293f" cropright="42418f"/>
                  <v:path arrowok="t"/>
                </v:shape>
                <v:shapetype id="_x0000_t202" coordsize="21600,21600" o:spt="202" path="m,l,21600r21600,l21600,xe">
                  <v:stroke joinstyle="miter"/>
                  <v:path gradientshapeok="t" o:connecttype="rect"/>
                </v:shapetype>
                <v:shape id="Text Box 2" o:spid="_x0000_s1063" type="#_x0000_t202" style="position:absolute;left:4210;top:23517;width:2988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1BD2662A" w14:textId="77777777" w:rsidR="00026AB4" w:rsidRDefault="00026AB4" w:rsidP="00026AB4">
                        <w:pPr>
                          <w:pStyle w:val="NormalWeb"/>
                          <w:spacing w:before="0" w:beforeAutospacing="0" w:after="0" w:afterAutospacing="0"/>
                          <w:jc w:val="center"/>
                        </w:pPr>
                        <w:r>
                          <w:rPr>
                            <w:rFonts w:ascii="Calibri" w:eastAsia="Calibri" w:hAnsi="Calibri" w:cs="Mangal"/>
                            <w:sz w:val="20"/>
                            <w:szCs w:val="20"/>
                          </w:rPr>
                          <w:t xml:space="preserve">Model for DBH </w:t>
                        </w:r>
                        <w:r>
                          <w:rPr>
                            <w:rFonts w:ascii="Calibri" w:eastAsia="Calibri" w:hAnsi="Calibri" w:cs="Mangal"/>
                            <w:sz w:val="20"/>
                            <w:szCs w:val="20"/>
                            <w:u w:val="single"/>
                          </w:rPr>
                          <w:t>&lt;</w:t>
                        </w:r>
                        <w:r>
                          <w:rPr>
                            <w:rFonts w:ascii="Calibri" w:eastAsia="Calibri" w:hAnsi="Calibri" w:cs="Mangal"/>
                            <w:sz w:val="20"/>
                            <w:szCs w:val="20"/>
                          </w:rPr>
                          <w:t xml:space="preserve"> 50 cm</w:t>
                        </w:r>
                      </w:p>
                    </w:txbxContent>
                  </v:textbox>
                </v:shape>
                <v:shape id="Text Box 2" o:spid="_x0000_s1064" type="#_x0000_t202" style="position:absolute;left:41868;top:23517;width:2752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">
                  <v:textbox style="mso-fit-shape-to-text:t">
                    <w:txbxContent>
                      <w:p w14:paraId="71A60D08" w14:textId="77777777" w:rsidR="00026AB4" w:rsidRDefault="00026AB4" w:rsidP="00026AB4">
                        <w:pPr>
                          <w:pStyle w:val="NormalWeb"/>
                          <w:spacing w:before="0" w:beforeAutospacing="0" w:after="0" w:afterAutospacing="0"/>
                          <w:jc w:val="center"/>
                        </w:pPr>
                        <w:r>
                          <w:rPr>
                            <w:rFonts w:ascii="Calibri" w:hAnsi="Calibri" w:cs="Calibri"/>
                            <w:sz w:val="20"/>
                            <w:szCs w:val="20"/>
                          </w:rPr>
                          <w:t>Model for DBH 55 - 70 cm</w:t>
                        </w:r>
                      </w:p>
                    </w:txbxContent>
                  </v:textbox>
                </v:shape>
                <v:shape id="Text Box 2" o:spid="_x0000_s1065" type="#_x0000_t202" style="position:absolute;left:5863;top:49784;width:2751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0A4ED974" w14:textId="77777777" w:rsidR="00026AB4" w:rsidRDefault="00026AB4" w:rsidP="00026AB4">
                        <w:pPr>
                          <w:pStyle w:val="NormalWeb"/>
                          <w:spacing w:before="0" w:beforeAutospacing="0" w:after="0" w:afterAutospacing="0"/>
                          <w:jc w:val="center"/>
                        </w:pPr>
                        <w:r>
                          <w:rPr>
                            <w:rFonts w:ascii="Calibri" w:hAnsi="Calibri" w:cs="Calibri"/>
                            <w:sz w:val="20"/>
                            <w:szCs w:val="20"/>
                          </w:rPr>
                          <w:t>Model for DBH &gt; 70 cm</w:t>
                        </w:r>
                      </w:p>
                    </w:txbxContent>
                  </v:textbox>
                </v:shape>
                <v:shape id="Text Box 2" o:spid="_x0000_s1066" type="#_x0000_t202" style="position:absolute;left:42059;top:49552;width:2750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">
                  <v:textbox style="mso-fit-shape-to-text:t">
                    <w:txbxContent>
                      <w:p w14:paraId="0DF90033" w14:textId="77777777" w:rsidR="00026AB4" w:rsidRDefault="00026AB4" w:rsidP="00026AB4">
                        <w:pPr>
                          <w:pStyle w:val="NormalWeb"/>
                          <w:spacing w:before="0" w:beforeAutospacing="0" w:after="0" w:afterAutospacing="0"/>
                          <w:jc w:val="center"/>
                        </w:pPr>
                        <w:r>
                          <w:rPr>
                            <w:rFonts w:ascii="Calibri" w:hAnsi="Calibri" w:cs="Calibri"/>
                            <w:sz w:val="20"/>
                            <w:szCs w:val="20"/>
                          </w:rPr>
                          <w:t>Model for all DBH sizes</w:t>
                        </w:r>
                      </w:p>
                    </w:txbxContent>
                  </v:textbox>
                </v:shape>
                <w10:anchorlock/>
              </v:group>
            </w:pict>
          </mc:Fallback>
        </mc:AlternateContent>
      </w:r>
    </w:p>
    <w:p w14:paraId="04748043" w14:textId="4BB53D3E" w:rsidR="00026AB4" w:rsidRPr="008B29A3" w:rsidRDefault="00026AB4" w:rsidP="00026AB4">
      <w:pPr>
        <w:pStyle w:val="NormalWeb"/>
        <w:spacing w:before="0" w:beforeAutospacing="0" w:after="240" w:afterAutospacing="0"/>
        <w:rPr>
          <w:rFonts w:asciiTheme="minorHAnsi" w:hAnsiTheme="minorHAnsi" w:cstheme="minorHAnsi"/>
        </w:rPr>
      </w:pPr>
      <w:r>
        <w:rPr>
          <w:rFonts w:asciiTheme="minorHAnsi" w:eastAsia="Calibri" w:hAnsiTheme="minorHAnsi" w:cstheme="minorHAnsi"/>
          <w:sz w:val="22"/>
          <w:szCs w:val="22"/>
        </w:rPr>
        <w:t>Figure 6</w:t>
      </w:r>
      <w:r w:rsidRPr="008B29A3">
        <w:rPr>
          <w:rFonts w:asciiTheme="minorHAnsi" w:eastAsia="Calibri" w:hAnsiTheme="minorHAnsi" w:cstheme="minorHAnsi"/>
          <w:sz w:val="22"/>
          <w:szCs w:val="22"/>
        </w:rPr>
        <w:t xml:space="preserve">: </w:t>
      </w:r>
      <w:r w:rsidR="002E706C">
        <w:rPr>
          <w:rFonts w:asciiTheme="minorHAnsi" w:hAnsiTheme="minorHAnsi" w:cstheme="minorHAnsi"/>
        </w:rPr>
        <w:t>5</w:t>
      </w:r>
      <w:r w:rsidR="002E706C" w:rsidRPr="002E706C">
        <w:rPr>
          <w:rFonts w:asciiTheme="minorHAnsi" w:hAnsiTheme="minorHAnsi" w:cstheme="minorHAnsi"/>
          <w:vertAlign w:val="superscript"/>
        </w:rPr>
        <w:t>th</w:t>
      </w:r>
      <w:r w:rsidR="002E706C">
        <w:rPr>
          <w:rFonts w:asciiTheme="minorHAnsi" w:hAnsiTheme="minorHAnsi" w:cstheme="minorHAnsi"/>
        </w:rPr>
        <w:t xml:space="preserve"> degree</w:t>
      </w:r>
      <w:r w:rsidRPr="008B29A3">
        <w:rPr>
          <w:rFonts w:asciiTheme="minorHAnsi" w:hAnsiTheme="minorHAnsi" w:cstheme="minorHAnsi"/>
        </w:rPr>
        <w:t xml:space="preserve"> polynomial taper models</w:t>
      </w:r>
    </w:p>
    <w:p w14:paraId="27B2F548" w14:textId="77777777" w:rsidR="00BE68DE" w:rsidRDefault="00BE68DE" w:rsidP="00BE68DE">
      <w:pPr>
        <w:pStyle w:val="Heading1"/>
        <w:spacing w:afterAutospacing="0"/>
      </w:pPr>
      <w:r>
        <w:t>Discussion</w:t>
      </w:r>
    </w:p>
    <w:p w14:paraId="0A6FDB89" w14:textId="67B3891A" w:rsidR="004741F5" w:rsidRDefault="00FF24F9" w:rsidP="002D5F82">
      <w:pPr>
        <w:spacing w:line="360" w:lineRule="auto"/>
        <w:jc w:val="both"/>
      </w:pPr>
      <w:r w:rsidRPr="00FF24F9">
        <w:t>The changes in diameter and height growth along the stem over time cause the taper variations between different trees. Several factors influence tree taper</w:t>
      </w:r>
      <w:ins w:id="15" w:author="Shiva Khanal" w:date="2023-01-01T19:19:00Z">
        <w:r w:rsidR="0034289C">
          <w:t>,</w:t>
        </w:r>
      </w:ins>
      <w:r w:rsidRPr="00FF24F9">
        <w:t xml:space="preserve"> viz. diameter and height, including genetic make-up, climate change, site quality, tree and stand age, crown size, canopy position, defoliation, species, and stand density (Muhairwe, 1999). </w:t>
      </w:r>
      <w:r w:rsidR="004741F5">
        <w:t>According to Muhairwe (1999), one reason is that there is no single taper model that works best for all applications</w:t>
      </w:r>
      <w:ins w:id="16" w:author="Shiva Khanal" w:date="2023-01-01T18:46:00Z">
        <w:r w:rsidR="0034289C">
          <w:t>,</w:t>
        </w:r>
      </w:ins>
      <w:r w:rsidR="004741F5">
        <w:t xml:space="preserve"> and there is no one theory for taper equations that can be applied effectively for all tree species (McClure &amp; Czaplewski 1986); another reason is that taper equations must be more precise and adaptable in their predictions.</w:t>
      </w:r>
    </w:p>
    <w:p w14:paraId="0045D770" w14:textId="7F9813F6" w:rsidR="00F616BB" w:rsidRDefault="00F616BB" w:rsidP="002D5F82">
      <w:pPr>
        <w:spacing w:line="360" w:lineRule="auto"/>
        <w:jc w:val="both"/>
      </w:pPr>
      <w:r>
        <w:lastRenderedPageBreak/>
        <w:t>Different researchers have presented various tools and techniques to define and evaluate different models, out of which components of fit statistics and graphical inspection have been mostly considered (Kozak &amp; Kozak, 2003; Bellocchi et al., 2010).</w:t>
      </w:r>
      <w:r w:rsidR="00BE68DE">
        <w:t xml:space="preserve"> In addition</w:t>
      </w:r>
      <w:r>
        <w:t>, some authors calculated the prediction statistics of independent data sets for model validation</w:t>
      </w:r>
      <w:ins w:id="17" w:author="Shiva Khanal" w:date="2023-01-01T18:46:00Z">
        <w:r w:rsidR="0034289C">
          <w:t>,</w:t>
        </w:r>
      </w:ins>
      <w:r>
        <w:t xml:space="preserve"> e.g. (Vanclay,1994), while a few authors also strongly recommended checking independent trees to measure </w:t>
      </w:r>
      <w:r w:rsidR="0034289C">
        <w:t xml:space="preserve">the </w:t>
      </w:r>
      <w:r>
        <w:t>ac</w:t>
      </w:r>
      <w:r w:rsidR="00EA4AC5">
        <w:t>curacy of the models (</w:t>
      </w:r>
      <w:r>
        <w:t>Ducey &amp; Williams, 2011).</w:t>
      </w:r>
      <w:r w:rsidR="00FF24F9">
        <w:t xml:space="preserve"> In this study, we tried a different approach for developing taper models. </w:t>
      </w:r>
      <w:r w:rsidR="00853A71">
        <w:t>Two independent models: i) B-spline cubic polynomial and ii) Polynomial 5</w:t>
      </w:r>
      <w:r w:rsidR="00853A71" w:rsidRPr="00853A71">
        <w:rPr>
          <w:vertAlign w:val="superscript"/>
        </w:rPr>
        <w:t>th</w:t>
      </w:r>
      <w:r w:rsidR="00853A71">
        <w:t xml:space="preserve"> degree</w:t>
      </w:r>
      <w:ins w:id="18" w:author="Shiva Khanal" w:date="2023-01-01T18:46:00Z">
        <w:r w:rsidR="0034289C">
          <w:t>,</w:t>
        </w:r>
      </w:ins>
      <w:r w:rsidR="00853A71">
        <w:t xml:space="preserve"> have been used to develop taper models for </w:t>
      </w:r>
      <w:r w:rsidR="00853A71">
        <w:rPr>
          <w:i/>
          <w:iCs/>
        </w:rPr>
        <w:t>Shorea robusta</w:t>
      </w:r>
      <w:r w:rsidR="00853A71" w:rsidRPr="00642E09">
        <w:rPr>
          <w:i/>
          <w:iCs/>
        </w:rPr>
        <w:t xml:space="preserve">. </w:t>
      </w:r>
      <w:r w:rsidR="00FF24F9" w:rsidRPr="00642E09">
        <w:t xml:space="preserve">Firstly, we classified the data according to different DBH classes and applied </w:t>
      </w:r>
      <w:r w:rsidR="00853A71" w:rsidRPr="00642E09">
        <w:t>both</w:t>
      </w:r>
      <w:r w:rsidR="00FF24F9" w:rsidRPr="00642E09">
        <w:t xml:space="preserve"> models to generate taper equations</w:t>
      </w:r>
      <w:r w:rsidR="00642E09" w:rsidRPr="00642E09">
        <w:t>.</w:t>
      </w:r>
      <w:r w:rsidR="00642E09">
        <w:t xml:space="preserve"> </w:t>
      </w:r>
      <w:r w:rsidR="00FF24F9">
        <w:t>Later, the same two taper models were used to develop taper equations for unclassified data</w:t>
      </w:r>
      <w:ins w:id="19" w:author="Shiva Khanal" w:date="2023-01-01T19:33:00Z">
        <w:r w:rsidR="0034289C">
          <w:t>,</w:t>
        </w:r>
      </w:ins>
      <w:r w:rsidR="00FF24F9">
        <w:t xml:space="preserve"> i.e. for all DBH size clas</w:t>
      </w:r>
      <w:r w:rsidR="0034289C">
        <w:t>se</w:t>
      </w:r>
      <w:r w:rsidR="00FF24F9">
        <w:t>s. And finally, for each taper model</w:t>
      </w:r>
      <w:r w:rsidR="0034289C">
        <w:t>. We compared those equations developed for classified data (based on DBH size) with thos</w:t>
      </w:r>
      <w:r w:rsidR="00FF24F9">
        <w:t>e developed for unclassified data (all DBH size).</w:t>
      </w:r>
    </w:p>
    <w:p w14:paraId="035AA81A" w14:textId="0C812D80" w:rsidR="00F0413D" w:rsidRPr="00EF4CF3" w:rsidRDefault="001B7032" w:rsidP="002D5F82">
      <w:pPr>
        <w:spacing w:line="360" w:lineRule="auto"/>
        <w:jc w:val="both"/>
      </w:pPr>
      <w:r w:rsidRPr="00D74E62">
        <w:t xml:space="preserve">Differences in taper for trees </w:t>
      </w:r>
      <w:r w:rsidR="0034289C">
        <w:t>result from</w:t>
      </w:r>
      <w:r w:rsidRPr="00D74E62">
        <w:t xml:space="preserve"> differences in diameter and height growth along th</w:t>
      </w:r>
      <w:r w:rsidR="003828AA">
        <w:t>e stem over time (Muhairwe, 1999</w:t>
      </w:r>
      <w:r w:rsidRPr="00D74E62">
        <w:t>).</w:t>
      </w:r>
      <w:r w:rsidR="00D74E62">
        <w:t xml:space="preserve"> </w:t>
      </w:r>
      <w:r w:rsidRPr="00D74E62">
        <w:t>In this study</w:t>
      </w:r>
      <w:r w:rsidR="0034289C">
        <w:t>, we also found taper models developed under B-spline cubic polynomial following the similar trend where models developed under the different DBH classes were better fitted than those</w:t>
      </w:r>
      <w:r w:rsidRPr="00D74E62">
        <w:t xml:space="preserve"> developed for all DBH sizes.</w:t>
      </w:r>
      <w:r w:rsidR="00D74E62">
        <w:t xml:space="preserve"> </w:t>
      </w:r>
      <w:r w:rsidRPr="00D74E62">
        <w:t xml:space="preserve">Splines provide more fitting flexibility without adding as many fixed parameters, which may improve </w:t>
      </w:r>
      <w:r w:rsidR="0034289C">
        <w:t xml:space="preserve">the </w:t>
      </w:r>
      <w:r w:rsidRPr="00D74E62">
        <w:t>representation of the stem form variability that is frequently present in some species, particularly hardwoods or softwoods with prominent stump flare (Kublin et al., 2013).</w:t>
      </w:r>
      <w:r w:rsidR="00D74E62">
        <w:t xml:space="preserve"> Furthermore, c</w:t>
      </w:r>
      <w:r w:rsidRPr="00D74E62">
        <w:t xml:space="preserve">ubic spline interpolation is considered a better approximation since it is </w:t>
      </w:r>
      <w:r w:rsidR="00A35C69">
        <w:t>less</w:t>
      </w:r>
      <w:r w:rsidRPr="00D74E62">
        <w:t xml:space="preserve"> prone to larger oscillations at knots due to Runge's phenomenon (Fornberg &amp; Zuev, 2007).</w:t>
      </w:r>
      <w:r w:rsidR="00D74E62">
        <w:t xml:space="preserve"> Since</w:t>
      </w:r>
      <w:r w:rsidRPr="00D74E62">
        <w:t xml:space="preserve"> spline interpolation was used to categorize the entire dataset based on three DBH classes, </w:t>
      </w:r>
      <w:r w:rsidR="00730C33">
        <w:t>it</w:t>
      </w:r>
      <w:r w:rsidRPr="00D74E62">
        <w:t xml:space="preserve"> demonstrated stronger performance and increased versatility.</w:t>
      </w:r>
      <w:r w:rsidR="00E026F2">
        <w:t xml:space="preserve"> In contrast, </w:t>
      </w:r>
      <w:r w:rsidR="0034289C">
        <w:t>a</w:t>
      </w:r>
      <w:r w:rsidR="00820A96">
        <w:t xml:space="preserve"> </w:t>
      </w:r>
      <w:r w:rsidRPr="00EF4CF3">
        <w:t xml:space="preserve">similar </w:t>
      </w:r>
      <w:r w:rsidR="009C378B">
        <w:t>relationship</w:t>
      </w:r>
      <w:r w:rsidR="009C378B" w:rsidRPr="00EF4CF3">
        <w:t xml:space="preserve"> </w:t>
      </w:r>
      <w:r w:rsidRPr="00EF4CF3">
        <w:t xml:space="preserve">was not observed for taper models developed under the </w:t>
      </w:r>
      <w:r w:rsidR="0034289C" w:rsidRPr="00EF4CF3">
        <w:t>5th</w:t>
      </w:r>
      <w:r w:rsidR="0034289C">
        <w:t>-</w:t>
      </w:r>
      <w:r w:rsidRPr="00EF4CF3">
        <w:t>degree polynomial (rForest) model.</w:t>
      </w:r>
      <w:r w:rsidR="00EF4CF3">
        <w:t xml:space="preserve"> </w:t>
      </w:r>
      <w:r w:rsidRPr="00EF4CF3">
        <w:t xml:space="preserve">In this model, </w:t>
      </w:r>
      <w:r w:rsidR="0034289C">
        <w:t xml:space="preserve">a </w:t>
      </w:r>
      <w:r w:rsidR="0034289C" w:rsidRPr="00EF4CF3">
        <w:t>better</w:t>
      </w:r>
      <w:r w:rsidR="0034289C">
        <w:t>-</w:t>
      </w:r>
      <w:r w:rsidRPr="00EF4CF3">
        <w:t xml:space="preserve">fitted model was found for </w:t>
      </w:r>
      <w:del w:id="20" w:author="Shiva Khanal" w:date="2023-01-01T18:45:00Z">
        <w:r w:rsidRPr="00EF4CF3" w:rsidDel="0034289C">
          <w:delText xml:space="preserve"> </w:delText>
        </w:r>
      </w:del>
      <w:r w:rsidRPr="00EF4CF3">
        <w:t>all DBH sizes than those developed for the three different DBH classes.</w:t>
      </w:r>
      <w:r w:rsidR="00EF4CF3">
        <w:t xml:space="preserve"> </w:t>
      </w:r>
      <w:r w:rsidRPr="00EF4CF3">
        <w:t xml:space="preserve">Thus, this approach </w:t>
      </w:r>
      <w:r w:rsidR="0034289C">
        <w:t xml:space="preserve">to </w:t>
      </w:r>
      <w:r w:rsidR="00EF4CF3">
        <w:t>develop</w:t>
      </w:r>
      <w:r w:rsidRPr="00EF4CF3">
        <w:t xml:space="preserve"> taper model</w:t>
      </w:r>
      <w:r w:rsidR="00EF4CF3">
        <w:t>s</w:t>
      </w:r>
      <w:r w:rsidRPr="00EF4CF3">
        <w:t xml:space="preserve"> </w:t>
      </w:r>
      <w:r w:rsidR="009C378B">
        <w:t xml:space="preserve">that included input data from varying tree sizes </w:t>
      </w:r>
      <w:r w:rsidRPr="00EF4CF3">
        <w:t xml:space="preserve">exhibited </w:t>
      </w:r>
      <w:r w:rsidR="0034289C">
        <w:t xml:space="preserve">a </w:t>
      </w:r>
      <w:r w:rsidRPr="00EF4CF3">
        <w:t>better representation of tree variabilities, mainly the size class.</w:t>
      </w:r>
      <w:r w:rsidR="00EF4CF3">
        <w:t xml:space="preserve"> </w:t>
      </w:r>
      <w:r w:rsidR="009C378B">
        <w:t xml:space="preserve">The findings agree with the observation from a research in Brazil where authors </w:t>
      </w:r>
      <w:r w:rsidRPr="00EF4CF3">
        <w:t>demonstrated better results and thus favor</w:t>
      </w:r>
      <w:r w:rsidR="0034289C">
        <w:t>s</w:t>
      </w:r>
      <w:r w:rsidRPr="00EF4CF3">
        <w:t xml:space="preserve"> the fifth-degree polynomial as a taper model (Téo et al., 2018).</w:t>
      </w:r>
      <w:r w:rsidR="00EF4CF3">
        <w:t xml:space="preserve"> </w:t>
      </w:r>
    </w:p>
    <w:p w14:paraId="47EF98E3" w14:textId="77777777" w:rsidR="004D6444" w:rsidRDefault="004D6444" w:rsidP="002D5F82">
      <w:pPr>
        <w:spacing w:line="360" w:lineRule="auto"/>
        <w:jc w:val="both"/>
        <w:rPr>
          <w:color w:val="FF0000"/>
        </w:rPr>
      </w:pPr>
    </w:p>
    <w:p w14:paraId="4DC90547" w14:textId="77777777" w:rsidR="005B7605" w:rsidRDefault="005B7605" w:rsidP="005B7605">
      <w:pPr>
        <w:pStyle w:val="Heading1"/>
      </w:pPr>
      <w:r>
        <w:lastRenderedPageBreak/>
        <w:t>Conclusion</w:t>
      </w:r>
    </w:p>
    <w:p w14:paraId="0CE50385" w14:textId="4458485B" w:rsidR="004741F5" w:rsidRDefault="009C378B" w:rsidP="008D0F2B">
      <w:pPr>
        <w:spacing w:line="360" w:lineRule="auto"/>
        <w:rPr>
          <w:ins w:id="21" w:author="Shiva Khanal" w:date="2023-01-01T19:36:00Z"/>
        </w:rPr>
      </w:pPr>
      <w:r>
        <w:t xml:space="preserve"> The findings confirmed that the t</w:t>
      </w:r>
      <w:r w:rsidR="004741F5" w:rsidRPr="004741F5">
        <w:t>aper models were highly dependent on the tree (DBH) sizes</w:t>
      </w:r>
      <w:r>
        <w:t xml:space="preserve"> and</w:t>
      </w:r>
      <w:r w:rsidR="004741F5" w:rsidRPr="004741F5">
        <w:t xml:space="preserve">, the </w:t>
      </w:r>
      <w:r w:rsidR="0034289C" w:rsidRPr="004741F5">
        <w:t>best</w:t>
      </w:r>
      <w:r w:rsidR="0034289C">
        <w:t>-</w:t>
      </w:r>
      <w:r w:rsidR="004741F5" w:rsidRPr="004741F5">
        <w:t xml:space="preserve">fit taper models could be developed by classifying the dataset </w:t>
      </w:r>
      <w:r>
        <w:t xml:space="preserve">representing </w:t>
      </w:r>
      <w:r w:rsidR="004741F5" w:rsidRPr="004741F5">
        <w:t>different DBH classes</w:t>
      </w:r>
      <w:r>
        <w:t>. The</w:t>
      </w:r>
      <w:r w:rsidR="008A3328">
        <w:t xml:space="preserve"> </w:t>
      </w:r>
      <w:r w:rsidR="000F2D95">
        <w:t>modelling</w:t>
      </w:r>
      <w:r>
        <w:t xml:space="preserve"> using</w:t>
      </w:r>
      <w:r w:rsidR="004741F5" w:rsidRPr="004741F5">
        <w:t xml:space="preserve"> </w:t>
      </w:r>
      <w:r w:rsidR="0034289C">
        <w:t xml:space="preserve">the </w:t>
      </w:r>
      <w:r w:rsidR="004741F5" w:rsidRPr="004741F5">
        <w:t>B-s</w:t>
      </w:r>
      <w:r w:rsidR="00D84BF3" w:rsidRPr="004741F5">
        <w:t>pline polynomial model of 3</w:t>
      </w:r>
      <w:r w:rsidR="00D84BF3" w:rsidRPr="004741F5">
        <w:rPr>
          <w:vertAlign w:val="superscript"/>
        </w:rPr>
        <w:t>rd</w:t>
      </w:r>
      <w:r w:rsidR="00D84BF3" w:rsidRPr="004741F5">
        <w:t xml:space="preserve"> degree</w:t>
      </w:r>
      <w:r>
        <w:t xml:space="preserve"> offered a better fit</w:t>
      </w:r>
      <w:r w:rsidR="004741F5" w:rsidRPr="004741F5">
        <w:t xml:space="preserve">. On the other hand, since better results could not be obtained by classifying the whole dataset </w:t>
      </w:r>
      <w:r>
        <w:t>into</w:t>
      </w:r>
      <w:r w:rsidR="004741F5" w:rsidRPr="004741F5">
        <w:t xml:space="preserve"> different DBH classes and the taper models were seen </w:t>
      </w:r>
      <w:r w:rsidR="0034289C">
        <w:t xml:space="preserve">as </w:t>
      </w:r>
      <w:r w:rsidR="004741F5" w:rsidRPr="004741F5">
        <w:t xml:space="preserve">dependent on the tree (DBH) sizes, the </w:t>
      </w:r>
      <w:r w:rsidR="0034289C" w:rsidRPr="004741F5">
        <w:t>best</w:t>
      </w:r>
      <w:r w:rsidR="0034289C">
        <w:t>-</w:t>
      </w:r>
      <w:r w:rsidR="004741F5" w:rsidRPr="004741F5">
        <w:t xml:space="preserve">fit taper model could be developed by not disintegrating the dataset </w:t>
      </w:r>
      <w:r w:rsidR="000F2D95">
        <w:t>into</w:t>
      </w:r>
      <w:r w:rsidR="004741F5" w:rsidRPr="004741F5">
        <w:t xml:space="preserve"> different DBH classes for mode</w:t>
      </w:r>
      <w:r w:rsidR="0034289C">
        <w:t>l</w:t>
      </w:r>
      <w:r w:rsidR="004741F5" w:rsidRPr="004741F5">
        <w:t xml:space="preserve">ling under </w:t>
      </w:r>
      <w:r w:rsidR="0034289C" w:rsidRPr="004741F5">
        <w:t>5</w:t>
      </w:r>
      <w:r w:rsidR="0034289C" w:rsidRPr="004741F5">
        <w:rPr>
          <w:vertAlign w:val="superscript"/>
        </w:rPr>
        <w:t>th</w:t>
      </w:r>
      <w:r w:rsidR="0034289C">
        <w:t>-</w:t>
      </w:r>
      <w:r w:rsidR="00D84BF3" w:rsidRPr="004741F5">
        <w:t>degree polynomial taper model</w:t>
      </w:r>
      <w:r w:rsidR="004741F5" w:rsidRPr="004741F5">
        <w:t>.</w:t>
      </w:r>
    </w:p>
    <w:p w14:paraId="55B345DE" w14:textId="135C8B61" w:rsidR="0034289C" w:rsidRPr="006873A7" w:rsidRDefault="0034289C" w:rsidP="006873A7">
      <w:pPr>
        <w:pStyle w:val="Heading1"/>
      </w:pPr>
      <w:r w:rsidRPr="006873A7">
        <w:t>References</w:t>
      </w:r>
    </w:p>
    <w:p w14:paraId="3A514C3F"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Bellocchi, G., Rivington, M., Donatelli, M. &amp; Matthews, K. (2010). Validation of biophysical models: issues and methodologies. A review. Agronomy for Sustainable Development 30 (1): 109--130.</w:t>
      </w:r>
    </w:p>
    <w:p w14:paraId="5BE6EFCA"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DFRS (2014). Terai Forests of Nepal. Forest Resource Assessment Nepal, Department of Forest Research and Survey (2010-2012).</w:t>
      </w:r>
    </w:p>
    <w:p w14:paraId="458A0F98"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Ducey, M. J. &amp; Williams, M.S. (2011). Comparison of Hossfeld's method and two modern methods of volume estimation of standing trees. Western Journal of Applied Forestry 26 (1):19-23.</w:t>
      </w:r>
    </w:p>
    <w:p w14:paraId="5C8513AF"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 xml:space="preserve">Eerikäinen, K. (2001). Stem volume models with random coefficients for </w:t>
      </w:r>
      <w:r w:rsidRPr="004F30A6">
        <w:rPr>
          <w:rFonts w:cstheme="minorHAnsi"/>
          <w:i/>
          <w:iCs/>
          <w:sz w:val="20"/>
          <w:szCs w:val="20"/>
        </w:rPr>
        <w:t>Pinus kesiya</w:t>
      </w:r>
      <w:r w:rsidRPr="004F30A6">
        <w:rPr>
          <w:rFonts w:cstheme="minorHAnsi"/>
          <w:sz w:val="20"/>
          <w:szCs w:val="20"/>
        </w:rPr>
        <w:t xml:space="preserve"> in Tanzania, Zambia, and Zimbabwe. Canadian Journal of Forest Research, 31(5), 879-888.</w:t>
      </w:r>
    </w:p>
    <w:p w14:paraId="7850F5C4" w14:textId="08A53F70" w:rsidR="004F30A6" w:rsidRDefault="004F30A6" w:rsidP="004F30A6">
      <w:pPr>
        <w:pStyle w:val="ListParagraph"/>
        <w:widowControl w:val="0"/>
        <w:numPr>
          <w:ilvl w:val="0"/>
          <w:numId w:val="18"/>
        </w:numPr>
        <w:autoSpaceDE w:val="0"/>
        <w:autoSpaceDN w:val="0"/>
        <w:adjustRightInd w:val="0"/>
        <w:spacing w:after="240" w:afterAutospacing="0" w:line="276" w:lineRule="auto"/>
        <w:jc w:val="both"/>
        <w:rPr>
          <w:rFonts w:cstheme="minorHAnsi"/>
          <w:noProof/>
          <w:sz w:val="20"/>
          <w:szCs w:val="20"/>
        </w:rPr>
      </w:pPr>
      <w:r w:rsidRPr="004F30A6">
        <w:rPr>
          <w:rFonts w:cstheme="minorHAnsi"/>
          <w:noProof/>
          <w:sz w:val="20"/>
          <w:szCs w:val="20"/>
        </w:rPr>
        <w:t xml:space="preserve">Eerikäinen, K. (2001). Stem volume models with random coefficients for Pinus kesiya in Tanzania, Zambia, and Zimbabwe. </w:t>
      </w:r>
      <w:r w:rsidRPr="004F30A6">
        <w:rPr>
          <w:rFonts w:cstheme="minorHAnsi"/>
          <w:i/>
          <w:iCs/>
          <w:noProof/>
          <w:sz w:val="20"/>
          <w:szCs w:val="20"/>
        </w:rPr>
        <w:t>Canadian Journal of Forest Research</w:t>
      </w:r>
      <w:r w:rsidRPr="004F30A6">
        <w:rPr>
          <w:rFonts w:cstheme="minorHAnsi"/>
          <w:noProof/>
          <w:sz w:val="20"/>
          <w:szCs w:val="20"/>
        </w:rPr>
        <w:t xml:space="preserve">, </w:t>
      </w:r>
      <w:r w:rsidRPr="004F30A6">
        <w:rPr>
          <w:rFonts w:cstheme="minorHAnsi"/>
          <w:i/>
          <w:iCs/>
          <w:noProof/>
          <w:sz w:val="20"/>
          <w:szCs w:val="20"/>
        </w:rPr>
        <w:t>31</w:t>
      </w:r>
      <w:r w:rsidRPr="004F30A6">
        <w:rPr>
          <w:rFonts w:cstheme="minorHAnsi"/>
          <w:noProof/>
          <w:sz w:val="20"/>
          <w:szCs w:val="20"/>
        </w:rPr>
        <w:t xml:space="preserve">(5), 879–888. </w:t>
      </w:r>
      <w:hyperlink r:id="rId28" w:history="1">
        <w:r w:rsidR="006873A7" w:rsidRPr="00C33235">
          <w:rPr>
            <w:rStyle w:val="Hyperlink"/>
            <w:rFonts w:cstheme="minorHAnsi"/>
            <w:noProof/>
            <w:sz w:val="20"/>
            <w:szCs w:val="20"/>
          </w:rPr>
          <w:t>https://doi.org/10.1139/x01-019</w:t>
        </w:r>
      </w:hyperlink>
      <w:r w:rsidRPr="004F30A6">
        <w:rPr>
          <w:rFonts w:cstheme="minorHAnsi"/>
          <w:noProof/>
          <w:sz w:val="20"/>
          <w:szCs w:val="20"/>
        </w:rPr>
        <w:t>.</w:t>
      </w:r>
    </w:p>
    <w:p w14:paraId="21715002" w14:textId="2C41E28B" w:rsidR="006873A7" w:rsidRPr="006873A7" w:rsidRDefault="006873A7" w:rsidP="00E0796F">
      <w:pPr>
        <w:pStyle w:val="ListParagraph"/>
        <w:widowControl w:val="0"/>
        <w:numPr>
          <w:ilvl w:val="0"/>
          <w:numId w:val="18"/>
        </w:numPr>
        <w:autoSpaceDE w:val="0"/>
        <w:autoSpaceDN w:val="0"/>
        <w:adjustRightInd w:val="0"/>
        <w:spacing w:after="240" w:afterAutospacing="0" w:line="276" w:lineRule="auto"/>
        <w:jc w:val="both"/>
        <w:rPr>
          <w:rFonts w:cstheme="minorHAnsi"/>
          <w:noProof/>
          <w:sz w:val="20"/>
          <w:szCs w:val="20"/>
        </w:rPr>
      </w:pPr>
      <w:r w:rsidRPr="006873A7">
        <w:rPr>
          <w:rFonts w:cstheme="minorHAnsi"/>
          <w:noProof/>
          <w:sz w:val="20"/>
          <w:szCs w:val="20"/>
        </w:rPr>
        <w:t xml:space="preserve">Fang, Z., Borders, B. E., &amp; Bailey, R. L. (2000). Compatible volume-taper models for loblolly and slash pine based on a system with segmented-stem form factors. </w:t>
      </w:r>
      <w:r w:rsidRPr="006873A7">
        <w:rPr>
          <w:rFonts w:cstheme="minorHAnsi"/>
          <w:i/>
          <w:iCs/>
          <w:noProof/>
          <w:sz w:val="20"/>
          <w:szCs w:val="20"/>
        </w:rPr>
        <w:t>Forest Science</w:t>
      </w:r>
      <w:r w:rsidRPr="006873A7">
        <w:rPr>
          <w:rFonts w:cstheme="minorHAnsi"/>
          <w:noProof/>
          <w:sz w:val="20"/>
          <w:szCs w:val="20"/>
        </w:rPr>
        <w:t xml:space="preserve">, </w:t>
      </w:r>
      <w:r w:rsidRPr="006873A7">
        <w:rPr>
          <w:rFonts w:cstheme="minorHAnsi"/>
          <w:i/>
          <w:iCs/>
          <w:noProof/>
          <w:sz w:val="20"/>
          <w:szCs w:val="20"/>
        </w:rPr>
        <w:t>46</w:t>
      </w:r>
      <w:r w:rsidRPr="006873A7">
        <w:rPr>
          <w:rFonts w:cstheme="minorHAnsi"/>
          <w:noProof/>
          <w:sz w:val="20"/>
          <w:szCs w:val="20"/>
        </w:rPr>
        <w:t>(1), 1–12.</w:t>
      </w:r>
    </w:p>
    <w:p w14:paraId="54F14E32" w14:textId="77777777" w:rsidR="004F30A6" w:rsidRPr="004F30A6" w:rsidRDefault="004F30A6" w:rsidP="004F30A6">
      <w:pPr>
        <w:pStyle w:val="ListParagraph"/>
        <w:numPr>
          <w:ilvl w:val="0"/>
          <w:numId w:val="18"/>
        </w:numPr>
        <w:spacing w:after="240" w:afterAutospacing="0" w:line="276" w:lineRule="auto"/>
        <w:jc w:val="both"/>
        <w:rPr>
          <w:rFonts w:cstheme="minorHAnsi"/>
          <w:color w:val="222222"/>
          <w:sz w:val="20"/>
          <w:szCs w:val="20"/>
          <w:shd w:val="clear" w:color="auto" w:fill="FFFFFF"/>
        </w:rPr>
      </w:pPr>
      <w:r w:rsidRPr="004F30A6">
        <w:rPr>
          <w:rFonts w:cstheme="minorHAnsi"/>
          <w:color w:val="222222"/>
          <w:sz w:val="20"/>
          <w:szCs w:val="20"/>
          <w:shd w:val="clear" w:color="auto" w:fill="FFFFFF"/>
        </w:rPr>
        <w:t>Fornberg, B., &amp; Zuev, J. (2007). The Runge phenomenon and spatially variable shape parameters in RBF interpolation. </w:t>
      </w:r>
      <w:r w:rsidRPr="004F30A6">
        <w:rPr>
          <w:rFonts w:cstheme="minorHAnsi"/>
          <w:i/>
          <w:iCs/>
          <w:color w:val="222222"/>
          <w:sz w:val="20"/>
          <w:szCs w:val="20"/>
          <w:shd w:val="clear" w:color="auto" w:fill="FFFFFF"/>
        </w:rPr>
        <w:t>Computers &amp; Mathematics with Applications</w:t>
      </w:r>
      <w:r w:rsidRPr="004F30A6">
        <w:rPr>
          <w:rFonts w:cstheme="minorHAnsi"/>
          <w:color w:val="222222"/>
          <w:sz w:val="20"/>
          <w:szCs w:val="20"/>
          <w:shd w:val="clear" w:color="auto" w:fill="FFFFFF"/>
        </w:rPr>
        <w:t>, </w:t>
      </w:r>
      <w:r w:rsidRPr="004F30A6">
        <w:rPr>
          <w:rFonts w:cstheme="minorHAnsi"/>
          <w:i/>
          <w:iCs/>
          <w:color w:val="222222"/>
          <w:sz w:val="20"/>
          <w:szCs w:val="20"/>
          <w:shd w:val="clear" w:color="auto" w:fill="FFFFFF"/>
        </w:rPr>
        <w:t>54</w:t>
      </w:r>
      <w:r w:rsidRPr="004F30A6">
        <w:rPr>
          <w:rFonts w:cstheme="minorHAnsi"/>
          <w:color w:val="222222"/>
          <w:sz w:val="20"/>
          <w:szCs w:val="20"/>
          <w:shd w:val="clear" w:color="auto" w:fill="FFFFFF"/>
        </w:rPr>
        <w:t>(3), 379-398.</w:t>
      </w:r>
    </w:p>
    <w:p w14:paraId="4851C6E1"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shd w:val="clear" w:color="auto" w:fill="FFFFFF"/>
        </w:rPr>
      </w:pPr>
      <w:r w:rsidRPr="004F30A6">
        <w:rPr>
          <w:rFonts w:cstheme="minorHAnsi"/>
          <w:noProof/>
          <w:sz w:val="20"/>
          <w:szCs w:val="20"/>
        </w:rPr>
        <w:t>Heidarsson, L., &amp; Pukkala, T. (2011). Taper functions for lodgepole pine (</w:t>
      </w:r>
      <w:r w:rsidRPr="004F30A6">
        <w:rPr>
          <w:rFonts w:cstheme="minorHAnsi"/>
          <w:i/>
          <w:iCs/>
          <w:noProof/>
          <w:sz w:val="20"/>
          <w:szCs w:val="20"/>
        </w:rPr>
        <w:t>Pinus contorta</w:t>
      </w:r>
      <w:r w:rsidRPr="004F30A6">
        <w:rPr>
          <w:rFonts w:cstheme="minorHAnsi"/>
          <w:noProof/>
          <w:sz w:val="20"/>
          <w:szCs w:val="20"/>
        </w:rPr>
        <w:t>) and siberian larch (</w:t>
      </w:r>
      <w:r w:rsidRPr="004F30A6">
        <w:rPr>
          <w:rFonts w:cstheme="minorHAnsi"/>
          <w:i/>
          <w:iCs/>
          <w:noProof/>
          <w:sz w:val="20"/>
          <w:szCs w:val="20"/>
        </w:rPr>
        <w:t>Larix sibirica</w:t>
      </w:r>
      <w:r w:rsidRPr="004F30A6">
        <w:rPr>
          <w:rFonts w:cstheme="minorHAnsi"/>
          <w:noProof/>
          <w:sz w:val="20"/>
          <w:szCs w:val="20"/>
        </w:rPr>
        <w:t xml:space="preserve">) in Iceland. </w:t>
      </w:r>
      <w:r w:rsidRPr="004F30A6">
        <w:rPr>
          <w:rFonts w:cstheme="minorHAnsi"/>
          <w:i/>
          <w:iCs/>
          <w:noProof/>
          <w:sz w:val="20"/>
          <w:szCs w:val="20"/>
        </w:rPr>
        <w:t>Icelandic Agricultural Sciences</w:t>
      </w:r>
      <w:r w:rsidRPr="004F30A6">
        <w:rPr>
          <w:rFonts w:cstheme="minorHAnsi"/>
          <w:noProof/>
          <w:sz w:val="20"/>
          <w:szCs w:val="20"/>
        </w:rPr>
        <w:t xml:space="preserve">, </w:t>
      </w:r>
      <w:r w:rsidRPr="004F30A6">
        <w:rPr>
          <w:rFonts w:cstheme="minorHAnsi"/>
          <w:i/>
          <w:iCs/>
          <w:noProof/>
          <w:sz w:val="20"/>
          <w:szCs w:val="20"/>
        </w:rPr>
        <w:t>24</w:t>
      </w:r>
      <w:r w:rsidRPr="004F30A6">
        <w:rPr>
          <w:rFonts w:cstheme="minorHAnsi"/>
          <w:noProof/>
          <w:sz w:val="20"/>
          <w:szCs w:val="20"/>
        </w:rPr>
        <w:t>(1), 3–11.</w:t>
      </w:r>
    </w:p>
    <w:p w14:paraId="0447831A" w14:textId="77777777" w:rsidR="004F30A6" w:rsidRPr="004F30A6" w:rsidRDefault="004F30A6" w:rsidP="004F30A6">
      <w:pPr>
        <w:pStyle w:val="ListParagraph"/>
        <w:numPr>
          <w:ilvl w:val="0"/>
          <w:numId w:val="18"/>
        </w:numPr>
        <w:spacing w:after="240" w:afterAutospacing="0" w:line="276" w:lineRule="auto"/>
        <w:jc w:val="both"/>
        <w:rPr>
          <w:rFonts w:cstheme="minorHAnsi"/>
          <w:color w:val="222222"/>
          <w:sz w:val="20"/>
          <w:szCs w:val="20"/>
          <w:shd w:val="clear" w:color="auto" w:fill="FFFFFF"/>
        </w:rPr>
      </w:pPr>
      <w:r w:rsidRPr="004F30A6">
        <w:rPr>
          <w:rFonts w:cstheme="minorHAnsi"/>
          <w:color w:val="222222"/>
          <w:sz w:val="20"/>
          <w:szCs w:val="20"/>
          <w:shd w:val="clear" w:color="auto" w:fill="FFFFFF"/>
        </w:rPr>
        <w:t>Heinonen, J., Saramäki, J., &amp; Sekeli, P. M. (1996). A polynomial taper curve function for Zambian exotic tree plantations. </w:t>
      </w:r>
      <w:r w:rsidRPr="004F30A6">
        <w:rPr>
          <w:rFonts w:cstheme="minorHAnsi"/>
          <w:i/>
          <w:iCs/>
          <w:color w:val="222222"/>
          <w:sz w:val="20"/>
          <w:szCs w:val="20"/>
          <w:shd w:val="clear" w:color="auto" w:fill="FFFFFF"/>
        </w:rPr>
        <w:t>Journal of Tropical Forest Science</w:t>
      </w:r>
      <w:r w:rsidRPr="004F30A6">
        <w:rPr>
          <w:rFonts w:cstheme="minorHAnsi"/>
          <w:color w:val="222222"/>
          <w:sz w:val="20"/>
          <w:szCs w:val="20"/>
          <w:shd w:val="clear" w:color="auto" w:fill="FFFFFF"/>
        </w:rPr>
        <w:t>, 339-354.</w:t>
      </w:r>
    </w:p>
    <w:p w14:paraId="467D3C5C"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noProof/>
          <w:sz w:val="20"/>
          <w:szCs w:val="20"/>
        </w:rPr>
        <w:t xml:space="preserve">Jackson, J. K. (1994). </w:t>
      </w:r>
      <w:r w:rsidRPr="004F30A6">
        <w:rPr>
          <w:rFonts w:cstheme="minorHAnsi"/>
          <w:i/>
          <w:iCs/>
          <w:noProof/>
          <w:sz w:val="20"/>
          <w:szCs w:val="20"/>
        </w:rPr>
        <w:t xml:space="preserve">Manual of Afforestation in Nepal. </w:t>
      </w:r>
      <w:r w:rsidRPr="004F30A6">
        <w:rPr>
          <w:rFonts w:cstheme="minorHAnsi"/>
          <w:sz w:val="20"/>
          <w:szCs w:val="20"/>
        </w:rPr>
        <w:t>Kathmandu</w:t>
      </w:r>
      <w:r w:rsidRPr="004F30A6">
        <w:rPr>
          <w:rFonts w:cstheme="minorHAnsi"/>
          <w:noProof/>
          <w:sz w:val="20"/>
          <w:szCs w:val="20"/>
        </w:rPr>
        <w:t>:</w:t>
      </w:r>
      <w:r w:rsidRPr="004F30A6">
        <w:rPr>
          <w:rFonts w:cstheme="minorHAnsi"/>
          <w:i/>
          <w:iCs/>
          <w:noProof/>
          <w:sz w:val="20"/>
          <w:szCs w:val="20"/>
        </w:rPr>
        <w:t xml:space="preserve"> </w:t>
      </w:r>
      <w:r w:rsidRPr="004F30A6">
        <w:rPr>
          <w:rFonts w:cstheme="minorHAnsi"/>
          <w:sz w:val="20"/>
          <w:szCs w:val="20"/>
        </w:rPr>
        <w:t>Forest Research and Survey Centre. 2</w:t>
      </w:r>
      <w:r w:rsidRPr="004F30A6">
        <w:rPr>
          <w:rFonts w:cstheme="minorHAnsi"/>
          <w:sz w:val="20"/>
          <w:szCs w:val="20"/>
          <w:vertAlign w:val="superscript"/>
        </w:rPr>
        <w:t>nd</w:t>
      </w:r>
      <w:r w:rsidRPr="004F30A6">
        <w:rPr>
          <w:rFonts w:cstheme="minorHAnsi"/>
          <w:sz w:val="20"/>
          <w:szCs w:val="20"/>
        </w:rPr>
        <w:t xml:space="preserve"> edition.</w:t>
      </w:r>
    </w:p>
    <w:p w14:paraId="4D816CF0"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color w:val="222222"/>
          <w:sz w:val="20"/>
          <w:szCs w:val="20"/>
          <w:shd w:val="clear" w:color="auto" w:fill="FFFFFF"/>
        </w:rPr>
        <w:t xml:space="preserve">Kohler, S. V., Koehler, H. S., Figueiredo Filho, A., Arce, J. E., &amp; Machado, S. D. A. (2016). Evolution of tree stem taper in </w:t>
      </w:r>
      <w:r w:rsidRPr="004F30A6">
        <w:rPr>
          <w:rFonts w:cstheme="minorHAnsi"/>
          <w:i/>
          <w:iCs/>
          <w:color w:val="222222"/>
          <w:sz w:val="20"/>
          <w:szCs w:val="20"/>
          <w:shd w:val="clear" w:color="auto" w:fill="FFFFFF"/>
        </w:rPr>
        <w:t>Pinus taeda</w:t>
      </w:r>
      <w:r w:rsidRPr="004F30A6">
        <w:rPr>
          <w:rFonts w:cstheme="minorHAnsi"/>
          <w:color w:val="222222"/>
          <w:sz w:val="20"/>
          <w:szCs w:val="20"/>
          <w:shd w:val="clear" w:color="auto" w:fill="FFFFFF"/>
        </w:rPr>
        <w:t xml:space="preserve"> stands. </w:t>
      </w:r>
      <w:r w:rsidRPr="004F30A6">
        <w:rPr>
          <w:rFonts w:cstheme="minorHAnsi"/>
          <w:i/>
          <w:iCs/>
          <w:color w:val="222222"/>
          <w:sz w:val="20"/>
          <w:szCs w:val="20"/>
          <w:shd w:val="clear" w:color="auto" w:fill="FFFFFF"/>
        </w:rPr>
        <w:t>Ciência Rural</w:t>
      </w:r>
      <w:r w:rsidRPr="004F30A6">
        <w:rPr>
          <w:rFonts w:cstheme="minorHAnsi"/>
          <w:color w:val="222222"/>
          <w:sz w:val="20"/>
          <w:szCs w:val="20"/>
          <w:shd w:val="clear" w:color="auto" w:fill="FFFFFF"/>
        </w:rPr>
        <w:t>, </w:t>
      </w:r>
      <w:r w:rsidRPr="004F30A6">
        <w:rPr>
          <w:rFonts w:cstheme="minorHAnsi"/>
          <w:i/>
          <w:iCs/>
          <w:color w:val="222222"/>
          <w:sz w:val="20"/>
          <w:szCs w:val="20"/>
          <w:shd w:val="clear" w:color="auto" w:fill="FFFFFF"/>
        </w:rPr>
        <w:t>46</w:t>
      </w:r>
      <w:r w:rsidRPr="004F30A6">
        <w:rPr>
          <w:rFonts w:cstheme="minorHAnsi"/>
          <w:color w:val="222222"/>
          <w:sz w:val="20"/>
          <w:szCs w:val="20"/>
          <w:shd w:val="clear" w:color="auto" w:fill="FFFFFF"/>
        </w:rPr>
        <w:t>, 1185-1191.</w:t>
      </w:r>
    </w:p>
    <w:p w14:paraId="793D1305"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Kozak, A. &amp; Kozak, R. (2003). Does cross validation provide additional information in the evaluation of regression models. Canadian Journal of Forestry Research 33(6): 976--987.</w:t>
      </w:r>
    </w:p>
    <w:p w14:paraId="370F8CDF" w14:textId="77777777" w:rsidR="004F30A6" w:rsidRPr="004F30A6" w:rsidRDefault="004F30A6" w:rsidP="004F30A6">
      <w:pPr>
        <w:pStyle w:val="ListParagraph"/>
        <w:numPr>
          <w:ilvl w:val="0"/>
          <w:numId w:val="18"/>
        </w:numPr>
        <w:spacing w:after="240" w:afterAutospacing="0" w:line="276" w:lineRule="auto"/>
        <w:jc w:val="both"/>
        <w:rPr>
          <w:rFonts w:cstheme="minorHAnsi"/>
          <w:color w:val="222222"/>
          <w:sz w:val="20"/>
          <w:szCs w:val="20"/>
          <w:shd w:val="clear" w:color="auto" w:fill="FFFFFF"/>
        </w:rPr>
      </w:pPr>
      <w:r w:rsidRPr="004F30A6">
        <w:rPr>
          <w:rFonts w:cstheme="minorHAnsi"/>
          <w:color w:val="222222"/>
          <w:sz w:val="20"/>
          <w:szCs w:val="20"/>
          <w:shd w:val="clear" w:color="auto" w:fill="FFFFFF"/>
        </w:rPr>
        <w:t>Kublin, E., Breidenbach, J., &amp; Kändler, G. (2013). A flexible stem taper and volume prediction method based on mixed-effects B-spline regression. </w:t>
      </w:r>
      <w:r w:rsidRPr="004F30A6">
        <w:rPr>
          <w:rFonts w:cstheme="minorHAnsi"/>
          <w:i/>
          <w:iCs/>
          <w:color w:val="222222"/>
          <w:sz w:val="20"/>
          <w:szCs w:val="20"/>
          <w:shd w:val="clear" w:color="auto" w:fill="FFFFFF"/>
        </w:rPr>
        <w:t>European Journal of Forest Research</w:t>
      </w:r>
      <w:r w:rsidRPr="004F30A6">
        <w:rPr>
          <w:rFonts w:cstheme="minorHAnsi"/>
          <w:color w:val="222222"/>
          <w:sz w:val="20"/>
          <w:szCs w:val="20"/>
          <w:shd w:val="clear" w:color="auto" w:fill="FFFFFF"/>
        </w:rPr>
        <w:t>, </w:t>
      </w:r>
      <w:r w:rsidRPr="004F30A6">
        <w:rPr>
          <w:rFonts w:cstheme="minorHAnsi"/>
          <w:i/>
          <w:iCs/>
          <w:color w:val="222222"/>
          <w:sz w:val="20"/>
          <w:szCs w:val="20"/>
          <w:shd w:val="clear" w:color="auto" w:fill="FFFFFF"/>
        </w:rPr>
        <w:t>132</w:t>
      </w:r>
      <w:r w:rsidRPr="004F30A6">
        <w:rPr>
          <w:rFonts w:cstheme="minorHAnsi"/>
          <w:color w:val="222222"/>
          <w:sz w:val="20"/>
          <w:szCs w:val="20"/>
          <w:shd w:val="clear" w:color="auto" w:fill="FFFFFF"/>
        </w:rPr>
        <w:t>(5), 983-997.</w:t>
      </w:r>
    </w:p>
    <w:p w14:paraId="6A9C09C5" w14:textId="77777777" w:rsidR="004F30A6" w:rsidRPr="004F30A6" w:rsidRDefault="004F30A6" w:rsidP="004F30A6">
      <w:pPr>
        <w:pStyle w:val="ListParagraph"/>
        <w:widowControl w:val="0"/>
        <w:numPr>
          <w:ilvl w:val="0"/>
          <w:numId w:val="18"/>
        </w:numPr>
        <w:autoSpaceDE w:val="0"/>
        <w:autoSpaceDN w:val="0"/>
        <w:adjustRightInd w:val="0"/>
        <w:spacing w:after="240" w:afterAutospacing="0" w:line="276" w:lineRule="auto"/>
        <w:jc w:val="both"/>
        <w:rPr>
          <w:rFonts w:cstheme="minorHAnsi"/>
          <w:noProof/>
          <w:sz w:val="20"/>
          <w:szCs w:val="20"/>
        </w:rPr>
      </w:pPr>
      <w:r w:rsidRPr="004F30A6">
        <w:rPr>
          <w:rFonts w:cstheme="minorHAnsi"/>
          <w:noProof/>
          <w:sz w:val="20"/>
          <w:szCs w:val="20"/>
        </w:rPr>
        <w:t xml:space="preserve">Max, T., &amp; Burkhart, H. E. (1976). Segmented polynomial regression applied to taper equations. </w:t>
      </w:r>
      <w:r w:rsidRPr="004F30A6">
        <w:rPr>
          <w:rFonts w:cstheme="minorHAnsi"/>
          <w:i/>
          <w:iCs/>
          <w:noProof/>
          <w:sz w:val="20"/>
          <w:szCs w:val="20"/>
        </w:rPr>
        <w:t>Forest Science</w:t>
      </w:r>
      <w:r w:rsidRPr="004F30A6">
        <w:rPr>
          <w:rFonts w:cstheme="minorHAnsi"/>
          <w:noProof/>
          <w:sz w:val="20"/>
          <w:szCs w:val="20"/>
        </w:rPr>
        <w:t xml:space="preserve">, </w:t>
      </w:r>
      <w:r w:rsidRPr="004F30A6">
        <w:rPr>
          <w:rFonts w:cstheme="minorHAnsi"/>
          <w:i/>
          <w:iCs/>
          <w:noProof/>
          <w:sz w:val="20"/>
          <w:szCs w:val="20"/>
        </w:rPr>
        <w:t>22</w:t>
      </w:r>
      <w:r w:rsidRPr="004F30A6">
        <w:rPr>
          <w:rFonts w:cstheme="minorHAnsi"/>
          <w:noProof/>
          <w:sz w:val="20"/>
          <w:szCs w:val="20"/>
        </w:rPr>
        <w:t>(3), 283–289.</w:t>
      </w:r>
    </w:p>
    <w:p w14:paraId="7F2FC4B2" w14:textId="77777777" w:rsidR="004F30A6" w:rsidRPr="004F30A6" w:rsidRDefault="004F30A6" w:rsidP="004F30A6">
      <w:pPr>
        <w:pStyle w:val="ListParagraph"/>
        <w:numPr>
          <w:ilvl w:val="0"/>
          <w:numId w:val="18"/>
        </w:numPr>
        <w:autoSpaceDE w:val="0"/>
        <w:autoSpaceDN w:val="0"/>
        <w:adjustRightInd w:val="0"/>
        <w:spacing w:after="240" w:afterAutospacing="0" w:line="276" w:lineRule="auto"/>
        <w:jc w:val="both"/>
        <w:rPr>
          <w:rFonts w:cstheme="minorHAnsi"/>
          <w:sz w:val="20"/>
          <w:szCs w:val="20"/>
        </w:rPr>
      </w:pPr>
      <w:r w:rsidRPr="004F30A6">
        <w:rPr>
          <w:rFonts w:cstheme="minorHAnsi"/>
          <w:sz w:val="20"/>
          <w:szCs w:val="20"/>
          <w:lang w:bidi="ne-NP"/>
        </w:rPr>
        <w:t>McClure, J.P. &amp; Czaplewski, R.L. (1986). Compatible taper equation for loblolly pine. Canadian Journal of Forest Research 16: 1272-1277.</w:t>
      </w:r>
    </w:p>
    <w:p w14:paraId="6699E3B6"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noProof/>
          <w:sz w:val="20"/>
          <w:szCs w:val="20"/>
        </w:rPr>
        <w:lastRenderedPageBreak/>
        <w:t xml:space="preserve">Muhairwe, C. K. (1999). Taper equations for Eucalyptus pilularis and Eucalyptus grandis for the north coast in New South Wales, Australia. </w:t>
      </w:r>
      <w:r w:rsidRPr="004F30A6">
        <w:rPr>
          <w:rFonts w:cstheme="minorHAnsi"/>
          <w:i/>
          <w:iCs/>
          <w:noProof/>
          <w:sz w:val="20"/>
          <w:szCs w:val="20"/>
        </w:rPr>
        <w:t>Forest Ecology and Management</w:t>
      </w:r>
      <w:r w:rsidRPr="004F30A6">
        <w:rPr>
          <w:rFonts w:cstheme="minorHAnsi"/>
          <w:noProof/>
          <w:sz w:val="20"/>
          <w:szCs w:val="20"/>
        </w:rPr>
        <w:t xml:space="preserve">, </w:t>
      </w:r>
      <w:r w:rsidRPr="004F30A6">
        <w:rPr>
          <w:rFonts w:cstheme="minorHAnsi"/>
          <w:i/>
          <w:iCs/>
          <w:noProof/>
          <w:sz w:val="20"/>
          <w:szCs w:val="20"/>
        </w:rPr>
        <w:t>113</w:t>
      </w:r>
      <w:r w:rsidRPr="004F30A6">
        <w:rPr>
          <w:rFonts w:cstheme="minorHAnsi"/>
          <w:noProof/>
          <w:sz w:val="20"/>
          <w:szCs w:val="20"/>
        </w:rPr>
        <w:t>(2–3), 251–269. https://doi.org/10.1016/S0378-1127(98)00431-9</w:t>
      </w:r>
    </w:p>
    <w:p w14:paraId="38C1B17B" w14:textId="77777777" w:rsidR="004F30A6" w:rsidRPr="004F30A6" w:rsidRDefault="004F30A6" w:rsidP="004F30A6">
      <w:pPr>
        <w:pStyle w:val="ListParagraph"/>
        <w:numPr>
          <w:ilvl w:val="0"/>
          <w:numId w:val="18"/>
        </w:numPr>
        <w:autoSpaceDE w:val="0"/>
        <w:autoSpaceDN w:val="0"/>
        <w:adjustRightInd w:val="0"/>
        <w:spacing w:after="240" w:afterAutospacing="0" w:line="276" w:lineRule="auto"/>
        <w:jc w:val="both"/>
        <w:rPr>
          <w:rFonts w:cstheme="minorHAnsi"/>
          <w:sz w:val="20"/>
          <w:szCs w:val="20"/>
        </w:rPr>
      </w:pPr>
      <w:r w:rsidRPr="004F30A6">
        <w:rPr>
          <w:rFonts w:cstheme="minorHAnsi"/>
          <w:sz w:val="20"/>
          <w:szCs w:val="20"/>
          <w:lang w:bidi="ne-NP"/>
        </w:rPr>
        <w:t xml:space="preserve">Ounekham, K. (2009). Developing volume and taper equations for </w:t>
      </w:r>
      <w:r w:rsidRPr="004F30A6">
        <w:rPr>
          <w:rFonts w:cstheme="minorHAnsi"/>
          <w:i/>
          <w:iCs/>
          <w:sz w:val="20"/>
          <w:szCs w:val="20"/>
          <w:lang w:bidi="ne-NP"/>
        </w:rPr>
        <w:t>Styrax tonkinensis</w:t>
      </w:r>
      <w:r w:rsidRPr="004F30A6">
        <w:rPr>
          <w:rFonts w:cstheme="minorHAnsi"/>
          <w:sz w:val="20"/>
          <w:szCs w:val="20"/>
          <w:lang w:bidi="ne-NP"/>
        </w:rPr>
        <w:t xml:space="preserve"> in Laos. Master’s thesis, University of Canterbury, New Zealand.</w:t>
      </w:r>
    </w:p>
    <w:p w14:paraId="79C298E4"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 xml:space="preserve">R Core Team (2022). R: A language and environment for statistical computing. R Foundation for Statistical Computing, Vienna, Austria. URL:   </w:t>
      </w:r>
      <w:hyperlink r:id="rId29" w:history="1">
        <w:r w:rsidRPr="004F30A6">
          <w:rPr>
            <w:rStyle w:val="Hyperlink"/>
            <w:rFonts w:cstheme="minorHAnsi"/>
            <w:sz w:val="20"/>
            <w:szCs w:val="20"/>
          </w:rPr>
          <w:t>https://www.R-project.org/</w:t>
        </w:r>
      </w:hyperlink>
      <w:r w:rsidRPr="004F30A6">
        <w:rPr>
          <w:rFonts w:cstheme="minorHAnsi"/>
          <w:sz w:val="20"/>
          <w:szCs w:val="20"/>
        </w:rPr>
        <w:t>.</w:t>
      </w:r>
    </w:p>
    <w:p w14:paraId="39706188"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Sharma, E. R. &amp; Pukkala, T. (1990). Volume Equations and Biomass Prediction of Forest Trees of Nepal.</w:t>
      </w:r>
    </w:p>
    <w:p w14:paraId="275A7E3E"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 xml:space="preserve">Silva C, Klauberg C, Carvalho S, Rosa M, Madi J, Hamamura C (2021). _rForest: Forest Inventory and Analysis_. R package version 0.1.4, URL: </w:t>
      </w:r>
      <w:hyperlink r:id="rId30" w:history="1">
        <w:r w:rsidRPr="004F30A6">
          <w:rPr>
            <w:rStyle w:val="Hyperlink"/>
            <w:rFonts w:cstheme="minorHAnsi"/>
            <w:sz w:val="20"/>
            <w:szCs w:val="20"/>
          </w:rPr>
          <w:t>https://CRAN.R-project.org/package=rForest/</w:t>
        </w:r>
      </w:hyperlink>
      <w:r w:rsidRPr="004F30A6">
        <w:rPr>
          <w:rFonts w:cstheme="minorHAnsi"/>
          <w:sz w:val="20"/>
          <w:szCs w:val="20"/>
        </w:rPr>
        <w:t xml:space="preserve">. </w:t>
      </w:r>
    </w:p>
    <w:p w14:paraId="55A9D036" w14:textId="77777777" w:rsidR="004F30A6" w:rsidRPr="004F30A6" w:rsidRDefault="004F30A6" w:rsidP="004F30A6">
      <w:pPr>
        <w:pStyle w:val="ListParagraph"/>
        <w:numPr>
          <w:ilvl w:val="0"/>
          <w:numId w:val="18"/>
        </w:numPr>
        <w:spacing w:after="240" w:afterAutospacing="0" w:line="276" w:lineRule="auto"/>
        <w:jc w:val="both"/>
        <w:rPr>
          <w:rFonts w:cstheme="minorHAnsi"/>
          <w:noProof/>
          <w:sz w:val="20"/>
          <w:szCs w:val="20"/>
        </w:rPr>
      </w:pPr>
      <w:r w:rsidRPr="004F30A6">
        <w:rPr>
          <w:rFonts w:cstheme="minorHAnsi"/>
          <w:sz w:val="20"/>
          <w:szCs w:val="20"/>
        </w:rPr>
        <w:t xml:space="preserve">Silva C. A. (2021). Package “rForest” for Forest Inventory and Analysis. Set of tools designed for forest inventory analysis. </w:t>
      </w:r>
    </w:p>
    <w:p w14:paraId="6EA59097"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Subedi, T. (2017). Volume models for Sal (</w:t>
      </w:r>
      <w:r w:rsidRPr="004F30A6">
        <w:rPr>
          <w:rFonts w:cstheme="minorHAnsi"/>
          <w:i/>
          <w:iCs/>
          <w:sz w:val="20"/>
          <w:szCs w:val="20"/>
        </w:rPr>
        <w:t>Shorea robusta</w:t>
      </w:r>
      <w:r w:rsidRPr="004F30A6">
        <w:rPr>
          <w:rFonts w:cstheme="minorHAnsi"/>
          <w:sz w:val="20"/>
          <w:szCs w:val="20"/>
        </w:rPr>
        <w:t xml:space="preserve"> Gaertn.) in far-western Terai of Nepal. Banko Janakari, 27(2), 3-11.</w:t>
      </w:r>
    </w:p>
    <w:p w14:paraId="60A8DD0D" w14:textId="77777777" w:rsidR="004F30A6" w:rsidRPr="004F30A6" w:rsidRDefault="004F30A6" w:rsidP="004F30A6">
      <w:pPr>
        <w:pStyle w:val="ListParagraph"/>
        <w:widowControl w:val="0"/>
        <w:numPr>
          <w:ilvl w:val="0"/>
          <w:numId w:val="18"/>
        </w:numPr>
        <w:autoSpaceDE w:val="0"/>
        <w:autoSpaceDN w:val="0"/>
        <w:adjustRightInd w:val="0"/>
        <w:spacing w:after="240" w:afterAutospacing="0" w:line="276" w:lineRule="auto"/>
        <w:jc w:val="both"/>
        <w:rPr>
          <w:rFonts w:cstheme="minorHAnsi"/>
          <w:sz w:val="20"/>
          <w:szCs w:val="20"/>
        </w:rPr>
      </w:pPr>
      <w:r w:rsidRPr="004F30A6">
        <w:rPr>
          <w:rFonts w:cstheme="minorHAnsi"/>
          <w:noProof/>
          <w:sz w:val="20"/>
          <w:szCs w:val="20"/>
        </w:rPr>
        <w:t xml:space="preserve">Téo, S. J., Machado, S. do A., Filho, A. F., &amp; Tomé, M. (2018). Stem taper equation with extensive applicability to several age classes of Pinus taeda L. </w:t>
      </w:r>
      <w:r w:rsidRPr="004F30A6">
        <w:rPr>
          <w:rFonts w:cstheme="minorHAnsi"/>
          <w:i/>
          <w:iCs/>
          <w:noProof/>
          <w:sz w:val="20"/>
          <w:szCs w:val="20"/>
        </w:rPr>
        <w:t>Floresta</w:t>
      </w:r>
      <w:r w:rsidRPr="004F30A6">
        <w:rPr>
          <w:rFonts w:cstheme="minorHAnsi"/>
          <w:noProof/>
          <w:sz w:val="20"/>
          <w:szCs w:val="20"/>
        </w:rPr>
        <w:t xml:space="preserve">, </w:t>
      </w:r>
      <w:r w:rsidRPr="004F30A6">
        <w:rPr>
          <w:rFonts w:cstheme="minorHAnsi"/>
          <w:i/>
          <w:iCs/>
          <w:noProof/>
          <w:sz w:val="20"/>
          <w:szCs w:val="20"/>
        </w:rPr>
        <w:t>48</w:t>
      </w:r>
      <w:r w:rsidRPr="004F30A6">
        <w:rPr>
          <w:rFonts w:cstheme="minorHAnsi"/>
          <w:noProof/>
          <w:sz w:val="20"/>
          <w:szCs w:val="20"/>
        </w:rPr>
        <w:t xml:space="preserve">(4), 471–482. </w:t>
      </w:r>
    </w:p>
    <w:p w14:paraId="493520A7"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Vanclay, J. K. (1994). Modelling Forest Growth and Yield. Application to Mixed Tropical Forest. CAB International, Oxon, UK. Iles, (2003); A Sampler of Inventory Topics. Kim Iles &amp; Associates Nanaimo, BC, Canada.</w:t>
      </w:r>
    </w:p>
    <w:p w14:paraId="163273D9" w14:textId="77777777" w:rsidR="004F30A6" w:rsidRPr="004F30A6" w:rsidRDefault="004F30A6" w:rsidP="004F30A6">
      <w:pPr>
        <w:pStyle w:val="ListParagraph"/>
        <w:numPr>
          <w:ilvl w:val="0"/>
          <w:numId w:val="18"/>
        </w:numPr>
        <w:spacing w:after="240" w:afterAutospacing="0" w:line="276" w:lineRule="auto"/>
        <w:jc w:val="both"/>
        <w:rPr>
          <w:rFonts w:cstheme="minorHAnsi"/>
          <w:sz w:val="20"/>
          <w:szCs w:val="20"/>
        </w:rPr>
      </w:pPr>
      <w:r w:rsidRPr="004F30A6">
        <w:rPr>
          <w:rFonts w:cstheme="minorHAnsi"/>
          <w:sz w:val="20"/>
          <w:szCs w:val="20"/>
        </w:rPr>
        <w:t xml:space="preserve">Wickham H, Averick M, Bryan J, Chang W, McGowan LD, François R, Grolemund G, Hayes A, Henry L, Hester J, Kuhn M, Pedersen TL, Miller E, Bache SM, Müller K, Ooms J, Robinson D, Seidel DP, Spinu V, Takahashi K, Vaughan D, Wilke C, Woo K, Yutani H (2019). “Welcome to the tidyverse.” _Journal of Open Source Software_, *4*(43), 1686. URL: </w:t>
      </w:r>
      <w:hyperlink r:id="rId31" w:history="1">
        <w:r w:rsidRPr="004F30A6">
          <w:rPr>
            <w:rStyle w:val="Hyperlink"/>
            <w:rFonts w:cstheme="minorHAnsi"/>
            <w:sz w:val="20"/>
            <w:szCs w:val="20"/>
          </w:rPr>
          <w:t>https://doi.org/10.21105/joss.01686</w:t>
        </w:r>
      </w:hyperlink>
      <w:r w:rsidRPr="004F30A6">
        <w:rPr>
          <w:rFonts w:cstheme="minorHAnsi"/>
          <w:sz w:val="20"/>
          <w:szCs w:val="20"/>
        </w:rPr>
        <w:t>.</w:t>
      </w:r>
    </w:p>
    <w:p w14:paraId="289302C2" w14:textId="77777777" w:rsidR="004F30A6" w:rsidRPr="004F30A6" w:rsidRDefault="004F30A6" w:rsidP="004F30A6">
      <w:pPr>
        <w:pStyle w:val="ListParagraph"/>
        <w:numPr>
          <w:ilvl w:val="0"/>
          <w:numId w:val="18"/>
        </w:numPr>
        <w:spacing w:after="240" w:afterAutospacing="0" w:line="276" w:lineRule="auto"/>
        <w:jc w:val="both"/>
        <w:rPr>
          <w:sz w:val="20"/>
          <w:szCs w:val="20"/>
        </w:rPr>
      </w:pPr>
      <w:r w:rsidRPr="004F30A6">
        <w:rPr>
          <w:rFonts w:cstheme="minorHAnsi"/>
          <w:sz w:val="20"/>
          <w:szCs w:val="20"/>
        </w:rPr>
        <w:t>Wickham, H. (2016). ggplot2: Elegant Graphics for Data Analysis. Springer-Verlag New York.</w:t>
      </w:r>
    </w:p>
    <w:p w14:paraId="605BBC3D" w14:textId="77777777" w:rsidR="004F30A6" w:rsidRPr="004F30A6" w:rsidRDefault="004F30A6" w:rsidP="008D0F2B">
      <w:pPr>
        <w:spacing w:line="360" w:lineRule="auto"/>
        <w:rPr>
          <w:ins w:id="22" w:author="Shiva Khanal" w:date="2023-01-01T19:36:00Z"/>
          <w:sz w:val="20"/>
          <w:szCs w:val="20"/>
        </w:rPr>
      </w:pPr>
    </w:p>
    <w:p w14:paraId="6CAD0529" w14:textId="77777777" w:rsidR="0034289C" w:rsidRDefault="0034289C" w:rsidP="008D0F2B">
      <w:pPr>
        <w:spacing w:line="360" w:lineRule="auto"/>
        <w:rPr>
          <w:rFonts w:eastAsiaTheme="majorEastAsia" w:cstheme="majorBidi"/>
          <w:b/>
          <w:color w:val="1F4E79" w:themeColor="accent1" w:themeShade="80"/>
          <w:sz w:val="24"/>
          <w:szCs w:val="32"/>
        </w:rPr>
      </w:pPr>
    </w:p>
    <w:sectPr w:rsidR="0034289C" w:rsidSect="00497BFC">
      <w:pgSz w:w="12240" w:h="15840"/>
      <w:pgMar w:top="1440" w:right="90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C6407" w16cex:dateUtc="2023-01-01T14:11:00Z"/>
  <w16cex:commentExtensible w16cex:durableId="275C5D58" w16cex:dateUtc="2023-01-01T13:43:00Z"/>
  <w16cex:commentExtensible w16cex:durableId="275C5DC9" w16cex:dateUtc="2023-01-01T13:45:00Z"/>
  <w16cex:commentExtensible w16cex:durableId="275D26F2" w16cex:dateUtc="2023-01-02T04:03:00Z"/>
  <w16cex:commentExtensible w16cex:durableId="275D2961" w16cex:dateUtc="2023-01-02T04:13:00Z"/>
  <w16cex:commentExtensible w16cex:durableId="275D29CA" w16cex:dateUtc="2023-01-02T04:15:00Z"/>
  <w16cex:commentExtensible w16cex:durableId="275D2ABD" w16cex:dateUtc="2023-01-02T04:19:00Z"/>
  <w16cex:commentExtensible w16cex:durableId="275C5F40" w16cex:dateUtc="2023-01-01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C06340" w16cid:durableId="275C6407"/>
  <w16cid:commentId w16cid:paraId="19C6536D" w16cid:durableId="275C5D58"/>
  <w16cid:commentId w16cid:paraId="6BC30FAE" w16cid:durableId="275C5DC9"/>
  <w16cid:commentId w16cid:paraId="335F1426" w16cid:durableId="275D26F2"/>
  <w16cid:commentId w16cid:paraId="6C7EAA82" w16cid:durableId="275D2961"/>
  <w16cid:commentId w16cid:paraId="6858EE31" w16cid:durableId="275D29CA"/>
  <w16cid:commentId w16cid:paraId="2A554E34" w16cid:durableId="275D2ABD"/>
  <w16cid:commentId w16cid:paraId="6A9E24B2" w16cid:durableId="275C5F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3890"/>
    <w:multiLevelType w:val="hybridMultilevel"/>
    <w:tmpl w:val="6DFE1EF2"/>
    <w:lvl w:ilvl="0" w:tplc="9B269F22">
      <w:start w:val="1"/>
      <w:numFmt w:val="bullet"/>
      <w:lvlText w:val=""/>
      <w:lvlJc w:val="left"/>
      <w:pPr>
        <w:tabs>
          <w:tab w:val="num" w:pos="720"/>
        </w:tabs>
        <w:ind w:left="720" w:hanging="360"/>
      </w:pPr>
      <w:rPr>
        <w:rFonts w:ascii="Wingdings" w:hAnsi="Wingdings" w:hint="default"/>
      </w:rPr>
    </w:lvl>
    <w:lvl w:ilvl="1" w:tplc="77D6D3DC" w:tentative="1">
      <w:start w:val="1"/>
      <w:numFmt w:val="bullet"/>
      <w:lvlText w:val=""/>
      <w:lvlJc w:val="left"/>
      <w:pPr>
        <w:tabs>
          <w:tab w:val="num" w:pos="1440"/>
        </w:tabs>
        <w:ind w:left="1440" w:hanging="360"/>
      </w:pPr>
      <w:rPr>
        <w:rFonts w:ascii="Wingdings" w:hAnsi="Wingdings" w:hint="default"/>
      </w:rPr>
    </w:lvl>
    <w:lvl w:ilvl="2" w:tplc="47D882BC" w:tentative="1">
      <w:start w:val="1"/>
      <w:numFmt w:val="bullet"/>
      <w:lvlText w:val=""/>
      <w:lvlJc w:val="left"/>
      <w:pPr>
        <w:tabs>
          <w:tab w:val="num" w:pos="2160"/>
        </w:tabs>
        <w:ind w:left="2160" w:hanging="360"/>
      </w:pPr>
      <w:rPr>
        <w:rFonts w:ascii="Wingdings" w:hAnsi="Wingdings" w:hint="default"/>
      </w:rPr>
    </w:lvl>
    <w:lvl w:ilvl="3" w:tplc="0EFC15CE" w:tentative="1">
      <w:start w:val="1"/>
      <w:numFmt w:val="bullet"/>
      <w:lvlText w:val=""/>
      <w:lvlJc w:val="left"/>
      <w:pPr>
        <w:tabs>
          <w:tab w:val="num" w:pos="2880"/>
        </w:tabs>
        <w:ind w:left="2880" w:hanging="360"/>
      </w:pPr>
      <w:rPr>
        <w:rFonts w:ascii="Wingdings" w:hAnsi="Wingdings" w:hint="default"/>
      </w:rPr>
    </w:lvl>
    <w:lvl w:ilvl="4" w:tplc="E9CAAF54" w:tentative="1">
      <w:start w:val="1"/>
      <w:numFmt w:val="bullet"/>
      <w:lvlText w:val=""/>
      <w:lvlJc w:val="left"/>
      <w:pPr>
        <w:tabs>
          <w:tab w:val="num" w:pos="3600"/>
        </w:tabs>
        <w:ind w:left="3600" w:hanging="360"/>
      </w:pPr>
      <w:rPr>
        <w:rFonts w:ascii="Wingdings" w:hAnsi="Wingdings" w:hint="default"/>
      </w:rPr>
    </w:lvl>
    <w:lvl w:ilvl="5" w:tplc="B382FBA6" w:tentative="1">
      <w:start w:val="1"/>
      <w:numFmt w:val="bullet"/>
      <w:lvlText w:val=""/>
      <w:lvlJc w:val="left"/>
      <w:pPr>
        <w:tabs>
          <w:tab w:val="num" w:pos="4320"/>
        </w:tabs>
        <w:ind w:left="4320" w:hanging="360"/>
      </w:pPr>
      <w:rPr>
        <w:rFonts w:ascii="Wingdings" w:hAnsi="Wingdings" w:hint="default"/>
      </w:rPr>
    </w:lvl>
    <w:lvl w:ilvl="6" w:tplc="9A9CE27C" w:tentative="1">
      <w:start w:val="1"/>
      <w:numFmt w:val="bullet"/>
      <w:lvlText w:val=""/>
      <w:lvlJc w:val="left"/>
      <w:pPr>
        <w:tabs>
          <w:tab w:val="num" w:pos="5040"/>
        </w:tabs>
        <w:ind w:left="5040" w:hanging="360"/>
      </w:pPr>
      <w:rPr>
        <w:rFonts w:ascii="Wingdings" w:hAnsi="Wingdings" w:hint="default"/>
      </w:rPr>
    </w:lvl>
    <w:lvl w:ilvl="7" w:tplc="4FCA5D40" w:tentative="1">
      <w:start w:val="1"/>
      <w:numFmt w:val="bullet"/>
      <w:lvlText w:val=""/>
      <w:lvlJc w:val="left"/>
      <w:pPr>
        <w:tabs>
          <w:tab w:val="num" w:pos="5760"/>
        </w:tabs>
        <w:ind w:left="5760" w:hanging="360"/>
      </w:pPr>
      <w:rPr>
        <w:rFonts w:ascii="Wingdings" w:hAnsi="Wingdings" w:hint="default"/>
      </w:rPr>
    </w:lvl>
    <w:lvl w:ilvl="8" w:tplc="FDEE610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B76C13"/>
    <w:multiLevelType w:val="hybridMultilevel"/>
    <w:tmpl w:val="E9E82626"/>
    <w:lvl w:ilvl="0" w:tplc="C734B016">
      <w:start w:val="1"/>
      <w:numFmt w:val="bullet"/>
      <w:lvlText w:val="•"/>
      <w:lvlJc w:val="left"/>
      <w:pPr>
        <w:tabs>
          <w:tab w:val="num" w:pos="720"/>
        </w:tabs>
        <w:ind w:left="720" w:hanging="360"/>
      </w:pPr>
      <w:rPr>
        <w:rFonts w:ascii="Arial" w:hAnsi="Arial" w:hint="default"/>
      </w:rPr>
    </w:lvl>
    <w:lvl w:ilvl="1" w:tplc="BF629908" w:tentative="1">
      <w:start w:val="1"/>
      <w:numFmt w:val="bullet"/>
      <w:lvlText w:val="•"/>
      <w:lvlJc w:val="left"/>
      <w:pPr>
        <w:tabs>
          <w:tab w:val="num" w:pos="1440"/>
        </w:tabs>
        <w:ind w:left="1440" w:hanging="360"/>
      </w:pPr>
      <w:rPr>
        <w:rFonts w:ascii="Arial" w:hAnsi="Arial" w:hint="default"/>
      </w:rPr>
    </w:lvl>
    <w:lvl w:ilvl="2" w:tplc="60843184" w:tentative="1">
      <w:start w:val="1"/>
      <w:numFmt w:val="bullet"/>
      <w:lvlText w:val="•"/>
      <w:lvlJc w:val="left"/>
      <w:pPr>
        <w:tabs>
          <w:tab w:val="num" w:pos="2160"/>
        </w:tabs>
        <w:ind w:left="2160" w:hanging="360"/>
      </w:pPr>
      <w:rPr>
        <w:rFonts w:ascii="Arial" w:hAnsi="Arial" w:hint="default"/>
      </w:rPr>
    </w:lvl>
    <w:lvl w:ilvl="3" w:tplc="241243CA" w:tentative="1">
      <w:start w:val="1"/>
      <w:numFmt w:val="bullet"/>
      <w:lvlText w:val="•"/>
      <w:lvlJc w:val="left"/>
      <w:pPr>
        <w:tabs>
          <w:tab w:val="num" w:pos="2880"/>
        </w:tabs>
        <w:ind w:left="2880" w:hanging="360"/>
      </w:pPr>
      <w:rPr>
        <w:rFonts w:ascii="Arial" w:hAnsi="Arial" w:hint="default"/>
      </w:rPr>
    </w:lvl>
    <w:lvl w:ilvl="4" w:tplc="E752D4BC" w:tentative="1">
      <w:start w:val="1"/>
      <w:numFmt w:val="bullet"/>
      <w:lvlText w:val="•"/>
      <w:lvlJc w:val="left"/>
      <w:pPr>
        <w:tabs>
          <w:tab w:val="num" w:pos="3600"/>
        </w:tabs>
        <w:ind w:left="3600" w:hanging="360"/>
      </w:pPr>
      <w:rPr>
        <w:rFonts w:ascii="Arial" w:hAnsi="Arial" w:hint="default"/>
      </w:rPr>
    </w:lvl>
    <w:lvl w:ilvl="5" w:tplc="B34A8B8A" w:tentative="1">
      <w:start w:val="1"/>
      <w:numFmt w:val="bullet"/>
      <w:lvlText w:val="•"/>
      <w:lvlJc w:val="left"/>
      <w:pPr>
        <w:tabs>
          <w:tab w:val="num" w:pos="4320"/>
        </w:tabs>
        <w:ind w:left="4320" w:hanging="360"/>
      </w:pPr>
      <w:rPr>
        <w:rFonts w:ascii="Arial" w:hAnsi="Arial" w:hint="default"/>
      </w:rPr>
    </w:lvl>
    <w:lvl w:ilvl="6" w:tplc="9294C3CA" w:tentative="1">
      <w:start w:val="1"/>
      <w:numFmt w:val="bullet"/>
      <w:lvlText w:val="•"/>
      <w:lvlJc w:val="left"/>
      <w:pPr>
        <w:tabs>
          <w:tab w:val="num" w:pos="5040"/>
        </w:tabs>
        <w:ind w:left="5040" w:hanging="360"/>
      </w:pPr>
      <w:rPr>
        <w:rFonts w:ascii="Arial" w:hAnsi="Arial" w:hint="default"/>
      </w:rPr>
    </w:lvl>
    <w:lvl w:ilvl="7" w:tplc="BDC01DEE" w:tentative="1">
      <w:start w:val="1"/>
      <w:numFmt w:val="bullet"/>
      <w:lvlText w:val="•"/>
      <w:lvlJc w:val="left"/>
      <w:pPr>
        <w:tabs>
          <w:tab w:val="num" w:pos="5760"/>
        </w:tabs>
        <w:ind w:left="5760" w:hanging="360"/>
      </w:pPr>
      <w:rPr>
        <w:rFonts w:ascii="Arial" w:hAnsi="Arial" w:hint="default"/>
      </w:rPr>
    </w:lvl>
    <w:lvl w:ilvl="8" w:tplc="B43CEA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82799B"/>
    <w:multiLevelType w:val="hybridMultilevel"/>
    <w:tmpl w:val="DF1CE536"/>
    <w:lvl w:ilvl="0" w:tplc="C7080C58">
      <w:start w:val="1"/>
      <w:numFmt w:val="bullet"/>
      <w:lvlText w:val=""/>
      <w:lvlJc w:val="left"/>
      <w:pPr>
        <w:tabs>
          <w:tab w:val="num" w:pos="720"/>
        </w:tabs>
        <w:ind w:left="720" w:hanging="360"/>
      </w:pPr>
      <w:rPr>
        <w:rFonts w:ascii="Wingdings" w:hAnsi="Wingdings" w:hint="default"/>
      </w:rPr>
    </w:lvl>
    <w:lvl w:ilvl="1" w:tplc="00762880" w:tentative="1">
      <w:start w:val="1"/>
      <w:numFmt w:val="bullet"/>
      <w:lvlText w:val=""/>
      <w:lvlJc w:val="left"/>
      <w:pPr>
        <w:tabs>
          <w:tab w:val="num" w:pos="1440"/>
        </w:tabs>
        <w:ind w:left="1440" w:hanging="360"/>
      </w:pPr>
      <w:rPr>
        <w:rFonts w:ascii="Wingdings" w:hAnsi="Wingdings" w:hint="default"/>
      </w:rPr>
    </w:lvl>
    <w:lvl w:ilvl="2" w:tplc="0CD487C8" w:tentative="1">
      <w:start w:val="1"/>
      <w:numFmt w:val="bullet"/>
      <w:lvlText w:val=""/>
      <w:lvlJc w:val="left"/>
      <w:pPr>
        <w:tabs>
          <w:tab w:val="num" w:pos="2160"/>
        </w:tabs>
        <w:ind w:left="2160" w:hanging="360"/>
      </w:pPr>
      <w:rPr>
        <w:rFonts w:ascii="Wingdings" w:hAnsi="Wingdings" w:hint="default"/>
      </w:rPr>
    </w:lvl>
    <w:lvl w:ilvl="3" w:tplc="70E0E520" w:tentative="1">
      <w:start w:val="1"/>
      <w:numFmt w:val="bullet"/>
      <w:lvlText w:val=""/>
      <w:lvlJc w:val="left"/>
      <w:pPr>
        <w:tabs>
          <w:tab w:val="num" w:pos="2880"/>
        </w:tabs>
        <w:ind w:left="2880" w:hanging="360"/>
      </w:pPr>
      <w:rPr>
        <w:rFonts w:ascii="Wingdings" w:hAnsi="Wingdings" w:hint="default"/>
      </w:rPr>
    </w:lvl>
    <w:lvl w:ilvl="4" w:tplc="81C87E12" w:tentative="1">
      <w:start w:val="1"/>
      <w:numFmt w:val="bullet"/>
      <w:lvlText w:val=""/>
      <w:lvlJc w:val="left"/>
      <w:pPr>
        <w:tabs>
          <w:tab w:val="num" w:pos="3600"/>
        </w:tabs>
        <w:ind w:left="3600" w:hanging="360"/>
      </w:pPr>
      <w:rPr>
        <w:rFonts w:ascii="Wingdings" w:hAnsi="Wingdings" w:hint="default"/>
      </w:rPr>
    </w:lvl>
    <w:lvl w:ilvl="5" w:tplc="13ECCCFE" w:tentative="1">
      <w:start w:val="1"/>
      <w:numFmt w:val="bullet"/>
      <w:lvlText w:val=""/>
      <w:lvlJc w:val="left"/>
      <w:pPr>
        <w:tabs>
          <w:tab w:val="num" w:pos="4320"/>
        </w:tabs>
        <w:ind w:left="4320" w:hanging="360"/>
      </w:pPr>
      <w:rPr>
        <w:rFonts w:ascii="Wingdings" w:hAnsi="Wingdings" w:hint="default"/>
      </w:rPr>
    </w:lvl>
    <w:lvl w:ilvl="6" w:tplc="B5B6AA42" w:tentative="1">
      <w:start w:val="1"/>
      <w:numFmt w:val="bullet"/>
      <w:lvlText w:val=""/>
      <w:lvlJc w:val="left"/>
      <w:pPr>
        <w:tabs>
          <w:tab w:val="num" w:pos="5040"/>
        </w:tabs>
        <w:ind w:left="5040" w:hanging="360"/>
      </w:pPr>
      <w:rPr>
        <w:rFonts w:ascii="Wingdings" w:hAnsi="Wingdings" w:hint="default"/>
      </w:rPr>
    </w:lvl>
    <w:lvl w:ilvl="7" w:tplc="1CBEFCFE" w:tentative="1">
      <w:start w:val="1"/>
      <w:numFmt w:val="bullet"/>
      <w:lvlText w:val=""/>
      <w:lvlJc w:val="left"/>
      <w:pPr>
        <w:tabs>
          <w:tab w:val="num" w:pos="5760"/>
        </w:tabs>
        <w:ind w:left="5760" w:hanging="360"/>
      </w:pPr>
      <w:rPr>
        <w:rFonts w:ascii="Wingdings" w:hAnsi="Wingdings" w:hint="default"/>
      </w:rPr>
    </w:lvl>
    <w:lvl w:ilvl="8" w:tplc="3EC0BA3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2B0CB2"/>
    <w:multiLevelType w:val="hybridMultilevel"/>
    <w:tmpl w:val="78F27F64"/>
    <w:lvl w:ilvl="0" w:tplc="88C0D8C0">
      <w:start w:val="1"/>
      <w:numFmt w:val="bullet"/>
      <w:lvlText w:val=""/>
      <w:lvlJc w:val="left"/>
      <w:pPr>
        <w:tabs>
          <w:tab w:val="num" w:pos="720"/>
        </w:tabs>
        <w:ind w:left="720" w:hanging="360"/>
      </w:pPr>
      <w:rPr>
        <w:rFonts w:ascii="Wingdings" w:hAnsi="Wingdings" w:hint="default"/>
      </w:rPr>
    </w:lvl>
    <w:lvl w:ilvl="1" w:tplc="EA5C7E7E" w:tentative="1">
      <w:start w:val="1"/>
      <w:numFmt w:val="bullet"/>
      <w:lvlText w:val=""/>
      <w:lvlJc w:val="left"/>
      <w:pPr>
        <w:tabs>
          <w:tab w:val="num" w:pos="1440"/>
        </w:tabs>
        <w:ind w:left="1440" w:hanging="360"/>
      </w:pPr>
      <w:rPr>
        <w:rFonts w:ascii="Wingdings" w:hAnsi="Wingdings" w:hint="default"/>
      </w:rPr>
    </w:lvl>
    <w:lvl w:ilvl="2" w:tplc="085AA544" w:tentative="1">
      <w:start w:val="1"/>
      <w:numFmt w:val="bullet"/>
      <w:lvlText w:val=""/>
      <w:lvlJc w:val="left"/>
      <w:pPr>
        <w:tabs>
          <w:tab w:val="num" w:pos="2160"/>
        </w:tabs>
        <w:ind w:left="2160" w:hanging="360"/>
      </w:pPr>
      <w:rPr>
        <w:rFonts w:ascii="Wingdings" w:hAnsi="Wingdings" w:hint="default"/>
      </w:rPr>
    </w:lvl>
    <w:lvl w:ilvl="3" w:tplc="AF50344A" w:tentative="1">
      <w:start w:val="1"/>
      <w:numFmt w:val="bullet"/>
      <w:lvlText w:val=""/>
      <w:lvlJc w:val="left"/>
      <w:pPr>
        <w:tabs>
          <w:tab w:val="num" w:pos="2880"/>
        </w:tabs>
        <w:ind w:left="2880" w:hanging="360"/>
      </w:pPr>
      <w:rPr>
        <w:rFonts w:ascii="Wingdings" w:hAnsi="Wingdings" w:hint="default"/>
      </w:rPr>
    </w:lvl>
    <w:lvl w:ilvl="4" w:tplc="7E9ED866" w:tentative="1">
      <w:start w:val="1"/>
      <w:numFmt w:val="bullet"/>
      <w:lvlText w:val=""/>
      <w:lvlJc w:val="left"/>
      <w:pPr>
        <w:tabs>
          <w:tab w:val="num" w:pos="3600"/>
        </w:tabs>
        <w:ind w:left="3600" w:hanging="360"/>
      </w:pPr>
      <w:rPr>
        <w:rFonts w:ascii="Wingdings" w:hAnsi="Wingdings" w:hint="default"/>
      </w:rPr>
    </w:lvl>
    <w:lvl w:ilvl="5" w:tplc="847C2B38" w:tentative="1">
      <w:start w:val="1"/>
      <w:numFmt w:val="bullet"/>
      <w:lvlText w:val=""/>
      <w:lvlJc w:val="left"/>
      <w:pPr>
        <w:tabs>
          <w:tab w:val="num" w:pos="4320"/>
        </w:tabs>
        <w:ind w:left="4320" w:hanging="360"/>
      </w:pPr>
      <w:rPr>
        <w:rFonts w:ascii="Wingdings" w:hAnsi="Wingdings" w:hint="default"/>
      </w:rPr>
    </w:lvl>
    <w:lvl w:ilvl="6" w:tplc="470269CA" w:tentative="1">
      <w:start w:val="1"/>
      <w:numFmt w:val="bullet"/>
      <w:lvlText w:val=""/>
      <w:lvlJc w:val="left"/>
      <w:pPr>
        <w:tabs>
          <w:tab w:val="num" w:pos="5040"/>
        </w:tabs>
        <w:ind w:left="5040" w:hanging="360"/>
      </w:pPr>
      <w:rPr>
        <w:rFonts w:ascii="Wingdings" w:hAnsi="Wingdings" w:hint="default"/>
      </w:rPr>
    </w:lvl>
    <w:lvl w:ilvl="7" w:tplc="EF923696" w:tentative="1">
      <w:start w:val="1"/>
      <w:numFmt w:val="bullet"/>
      <w:lvlText w:val=""/>
      <w:lvlJc w:val="left"/>
      <w:pPr>
        <w:tabs>
          <w:tab w:val="num" w:pos="5760"/>
        </w:tabs>
        <w:ind w:left="5760" w:hanging="360"/>
      </w:pPr>
      <w:rPr>
        <w:rFonts w:ascii="Wingdings" w:hAnsi="Wingdings" w:hint="default"/>
      </w:rPr>
    </w:lvl>
    <w:lvl w:ilvl="8" w:tplc="897A772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927FD8"/>
    <w:multiLevelType w:val="hybridMultilevel"/>
    <w:tmpl w:val="8C0C4EC8"/>
    <w:lvl w:ilvl="0" w:tplc="DBEA3758">
      <w:start w:val="1"/>
      <w:numFmt w:val="bullet"/>
      <w:lvlText w:val=""/>
      <w:lvlJc w:val="left"/>
      <w:pPr>
        <w:tabs>
          <w:tab w:val="num" w:pos="720"/>
        </w:tabs>
        <w:ind w:left="720" w:hanging="360"/>
      </w:pPr>
      <w:rPr>
        <w:rFonts w:ascii="Wingdings" w:hAnsi="Wingdings" w:hint="default"/>
      </w:rPr>
    </w:lvl>
    <w:lvl w:ilvl="1" w:tplc="B5340D64" w:tentative="1">
      <w:start w:val="1"/>
      <w:numFmt w:val="bullet"/>
      <w:lvlText w:val=""/>
      <w:lvlJc w:val="left"/>
      <w:pPr>
        <w:tabs>
          <w:tab w:val="num" w:pos="1440"/>
        </w:tabs>
        <w:ind w:left="1440" w:hanging="360"/>
      </w:pPr>
      <w:rPr>
        <w:rFonts w:ascii="Wingdings" w:hAnsi="Wingdings" w:hint="default"/>
      </w:rPr>
    </w:lvl>
    <w:lvl w:ilvl="2" w:tplc="F8B4D60E" w:tentative="1">
      <w:start w:val="1"/>
      <w:numFmt w:val="bullet"/>
      <w:lvlText w:val=""/>
      <w:lvlJc w:val="left"/>
      <w:pPr>
        <w:tabs>
          <w:tab w:val="num" w:pos="2160"/>
        </w:tabs>
        <w:ind w:left="2160" w:hanging="360"/>
      </w:pPr>
      <w:rPr>
        <w:rFonts w:ascii="Wingdings" w:hAnsi="Wingdings" w:hint="default"/>
      </w:rPr>
    </w:lvl>
    <w:lvl w:ilvl="3" w:tplc="6876D12E" w:tentative="1">
      <w:start w:val="1"/>
      <w:numFmt w:val="bullet"/>
      <w:lvlText w:val=""/>
      <w:lvlJc w:val="left"/>
      <w:pPr>
        <w:tabs>
          <w:tab w:val="num" w:pos="2880"/>
        </w:tabs>
        <w:ind w:left="2880" w:hanging="360"/>
      </w:pPr>
      <w:rPr>
        <w:rFonts w:ascii="Wingdings" w:hAnsi="Wingdings" w:hint="default"/>
      </w:rPr>
    </w:lvl>
    <w:lvl w:ilvl="4" w:tplc="542A2494" w:tentative="1">
      <w:start w:val="1"/>
      <w:numFmt w:val="bullet"/>
      <w:lvlText w:val=""/>
      <w:lvlJc w:val="left"/>
      <w:pPr>
        <w:tabs>
          <w:tab w:val="num" w:pos="3600"/>
        </w:tabs>
        <w:ind w:left="3600" w:hanging="360"/>
      </w:pPr>
      <w:rPr>
        <w:rFonts w:ascii="Wingdings" w:hAnsi="Wingdings" w:hint="default"/>
      </w:rPr>
    </w:lvl>
    <w:lvl w:ilvl="5" w:tplc="BBA07FFC" w:tentative="1">
      <w:start w:val="1"/>
      <w:numFmt w:val="bullet"/>
      <w:lvlText w:val=""/>
      <w:lvlJc w:val="left"/>
      <w:pPr>
        <w:tabs>
          <w:tab w:val="num" w:pos="4320"/>
        </w:tabs>
        <w:ind w:left="4320" w:hanging="360"/>
      </w:pPr>
      <w:rPr>
        <w:rFonts w:ascii="Wingdings" w:hAnsi="Wingdings" w:hint="default"/>
      </w:rPr>
    </w:lvl>
    <w:lvl w:ilvl="6" w:tplc="567AFE62" w:tentative="1">
      <w:start w:val="1"/>
      <w:numFmt w:val="bullet"/>
      <w:lvlText w:val=""/>
      <w:lvlJc w:val="left"/>
      <w:pPr>
        <w:tabs>
          <w:tab w:val="num" w:pos="5040"/>
        </w:tabs>
        <w:ind w:left="5040" w:hanging="360"/>
      </w:pPr>
      <w:rPr>
        <w:rFonts w:ascii="Wingdings" w:hAnsi="Wingdings" w:hint="default"/>
      </w:rPr>
    </w:lvl>
    <w:lvl w:ilvl="7" w:tplc="C0449574" w:tentative="1">
      <w:start w:val="1"/>
      <w:numFmt w:val="bullet"/>
      <w:lvlText w:val=""/>
      <w:lvlJc w:val="left"/>
      <w:pPr>
        <w:tabs>
          <w:tab w:val="num" w:pos="5760"/>
        </w:tabs>
        <w:ind w:left="5760" w:hanging="360"/>
      </w:pPr>
      <w:rPr>
        <w:rFonts w:ascii="Wingdings" w:hAnsi="Wingdings" w:hint="default"/>
      </w:rPr>
    </w:lvl>
    <w:lvl w:ilvl="8" w:tplc="03CCEB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5D0EDD"/>
    <w:multiLevelType w:val="hybridMultilevel"/>
    <w:tmpl w:val="61D0F2DA"/>
    <w:lvl w:ilvl="0" w:tplc="D07807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813A97"/>
    <w:multiLevelType w:val="hybridMultilevel"/>
    <w:tmpl w:val="EAF091A6"/>
    <w:lvl w:ilvl="0" w:tplc="24CE5080">
      <w:start w:val="1"/>
      <w:numFmt w:val="bullet"/>
      <w:lvlText w:val=""/>
      <w:lvlJc w:val="left"/>
      <w:pPr>
        <w:tabs>
          <w:tab w:val="num" w:pos="720"/>
        </w:tabs>
        <w:ind w:left="720" w:hanging="360"/>
      </w:pPr>
      <w:rPr>
        <w:rFonts w:ascii="Wingdings" w:hAnsi="Wingdings" w:hint="default"/>
      </w:rPr>
    </w:lvl>
    <w:lvl w:ilvl="1" w:tplc="D3AAAFC6" w:tentative="1">
      <w:start w:val="1"/>
      <w:numFmt w:val="bullet"/>
      <w:lvlText w:val=""/>
      <w:lvlJc w:val="left"/>
      <w:pPr>
        <w:tabs>
          <w:tab w:val="num" w:pos="1440"/>
        </w:tabs>
        <w:ind w:left="1440" w:hanging="360"/>
      </w:pPr>
      <w:rPr>
        <w:rFonts w:ascii="Wingdings" w:hAnsi="Wingdings" w:hint="default"/>
      </w:rPr>
    </w:lvl>
    <w:lvl w:ilvl="2" w:tplc="BE08D230" w:tentative="1">
      <w:start w:val="1"/>
      <w:numFmt w:val="bullet"/>
      <w:lvlText w:val=""/>
      <w:lvlJc w:val="left"/>
      <w:pPr>
        <w:tabs>
          <w:tab w:val="num" w:pos="2160"/>
        </w:tabs>
        <w:ind w:left="2160" w:hanging="360"/>
      </w:pPr>
      <w:rPr>
        <w:rFonts w:ascii="Wingdings" w:hAnsi="Wingdings" w:hint="default"/>
      </w:rPr>
    </w:lvl>
    <w:lvl w:ilvl="3" w:tplc="328800D8" w:tentative="1">
      <w:start w:val="1"/>
      <w:numFmt w:val="bullet"/>
      <w:lvlText w:val=""/>
      <w:lvlJc w:val="left"/>
      <w:pPr>
        <w:tabs>
          <w:tab w:val="num" w:pos="2880"/>
        </w:tabs>
        <w:ind w:left="2880" w:hanging="360"/>
      </w:pPr>
      <w:rPr>
        <w:rFonts w:ascii="Wingdings" w:hAnsi="Wingdings" w:hint="default"/>
      </w:rPr>
    </w:lvl>
    <w:lvl w:ilvl="4" w:tplc="96D28F98" w:tentative="1">
      <w:start w:val="1"/>
      <w:numFmt w:val="bullet"/>
      <w:lvlText w:val=""/>
      <w:lvlJc w:val="left"/>
      <w:pPr>
        <w:tabs>
          <w:tab w:val="num" w:pos="3600"/>
        </w:tabs>
        <w:ind w:left="3600" w:hanging="360"/>
      </w:pPr>
      <w:rPr>
        <w:rFonts w:ascii="Wingdings" w:hAnsi="Wingdings" w:hint="default"/>
      </w:rPr>
    </w:lvl>
    <w:lvl w:ilvl="5" w:tplc="2D4643FE" w:tentative="1">
      <w:start w:val="1"/>
      <w:numFmt w:val="bullet"/>
      <w:lvlText w:val=""/>
      <w:lvlJc w:val="left"/>
      <w:pPr>
        <w:tabs>
          <w:tab w:val="num" w:pos="4320"/>
        </w:tabs>
        <w:ind w:left="4320" w:hanging="360"/>
      </w:pPr>
      <w:rPr>
        <w:rFonts w:ascii="Wingdings" w:hAnsi="Wingdings" w:hint="default"/>
      </w:rPr>
    </w:lvl>
    <w:lvl w:ilvl="6" w:tplc="B2726C46" w:tentative="1">
      <w:start w:val="1"/>
      <w:numFmt w:val="bullet"/>
      <w:lvlText w:val=""/>
      <w:lvlJc w:val="left"/>
      <w:pPr>
        <w:tabs>
          <w:tab w:val="num" w:pos="5040"/>
        </w:tabs>
        <w:ind w:left="5040" w:hanging="360"/>
      </w:pPr>
      <w:rPr>
        <w:rFonts w:ascii="Wingdings" w:hAnsi="Wingdings" w:hint="default"/>
      </w:rPr>
    </w:lvl>
    <w:lvl w:ilvl="7" w:tplc="2D7073D2" w:tentative="1">
      <w:start w:val="1"/>
      <w:numFmt w:val="bullet"/>
      <w:lvlText w:val=""/>
      <w:lvlJc w:val="left"/>
      <w:pPr>
        <w:tabs>
          <w:tab w:val="num" w:pos="5760"/>
        </w:tabs>
        <w:ind w:left="5760" w:hanging="360"/>
      </w:pPr>
      <w:rPr>
        <w:rFonts w:ascii="Wingdings" w:hAnsi="Wingdings" w:hint="default"/>
      </w:rPr>
    </w:lvl>
    <w:lvl w:ilvl="8" w:tplc="B452367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1FC0199"/>
    <w:multiLevelType w:val="hybridMultilevel"/>
    <w:tmpl w:val="EBF6ECAC"/>
    <w:lvl w:ilvl="0" w:tplc="314A4418">
      <w:start w:val="1"/>
      <w:numFmt w:val="bullet"/>
      <w:lvlText w:val="•"/>
      <w:lvlJc w:val="left"/>
      <w:pPr>
        <w:tabs>
          <w:tab w:val="num" w:pos="720"/>
        </w:tabs>
        <w:ind w:left="720" w:hanging="360"/>
      </w:pPr>
      <w:rPr>
        <w:rFonts w:ascii="Arial" w:hAnsi="Arial" w:hint="default"/>
      </w:rPr>
    </w:lvl>
    <w:lvl w:ilvl="1" w:tplc="AC1A0FF2" w:tentative="1">
      <w:start w:val="1"/>
      <w:numFmt w:val="bullet"/>
      <w:lvlText w:val="•"/>
      <w:lvlJc w:val="left"/>
      <w:pPr>
        <w:tabs>
          <w:tab w:val="num" w:pos="1440"/>
        </w:tabs>
        <w:ind w:left="1440" w:hanging="360"/>
      </w:pPr>
      <w:rPr>
        <w:rFonts w:ascii="Arial" w:hAnsi="Arial" w:hint="default"/>
      </w:rPr>
    </w:lvl>
    <w:lvl w:ilvl="2" w:tplc="096A7D12" w:tentative="1">
      <w:start w:val="1"/>
      <w:numFmt w:val="bullet"/>
      <w:lvlText w:val="•"/>
      <w:lvlJc w:val="left"/>
      <w:pPr>
        <w:tabs>
          <w:tab w:val="num" w:pos="2160"/>
        </w:tabs>
        <w:ind w:left="2160" w:hanging="360"/>
      </w:pPr>
      <w:rPr>
        <w:rFonts w:ascii="Arial" w:hAnsi="Arial" w:hint="default"/>
      </w:rPr>
    </w:lvl>
    <w:lvl w:ilvl="3" w:tplc="B460615C" w:tentative="1">
      <w:start w:val="1"/>
      <w:numFmt w:val="bullet"/>
      <w:lvlText w:val="•"/>
      <w:lvlJc w:val="left"/>
      <w:pPr>
        <w:tabs>
          <w:tab w:val="num" w:pos="2880"/>
        </w:tabs>
        <w:ind w:left="2880" w:hanging="360"/>
      </w:pPr>
      <w:rPr>
        <w:rFonts w:ascii="Arial" w:hAnsi="Arial" w:hint="default"/>
      </w:rPr>
    </w:lvl>
    <w:lvl w:ilvl="4" w:tplc="A426D954" w:tentative="1">
      <w:start w:val="1"/>
      <w:numFmt w:val="bullet"/>
      <w:lvlText w:val="•"/>
      <w:lvlJc w:val="left"/>
      <w:pPr>
        <w:tabs>
          <w:tab w:val="num" w:pos="3600"/>
        </w:tabs>
        <w:ind w:left="3600" w:hanging="360"/>
      </w:pPr>
      <w:rPr>
        <w:rFonts w:ascii="Arial" w:hAnsi="Arial" w:hint="default"/>
      </w:rPr>
    </w:lvl>
    <w:lvl w:ilvl="5" w:tplc="2A80F992" w:tentative="1">
      <w:start w:val="1"/>
      <w:numFmt w:val="bullet"/>
      <w:lvlText w:val="•"/>
      <w:lvlJc w:val="left"/>
      <w:pPr>
        <w:tabs>
          <w:tab w:val="num" w:pos="4320"/>
        </w:tabs>
        <w:ind w:left="4320" w:hanging="360"/>
      </w:pPr>
      <w:rPr>
        <w:rFonts w:ascii="Arial" w:hAnsi="Arial" w:hint="default"/>
      </w:rPr>
    </w:lvl>
    <w:lvl w:ilvl="6" w:tplc="E8D0F324" w:tentative="1">
      <w:start w:val="1"/>
      <w:numFmt w:val="bullet"/>
      <w:lvlText w:val="•"/>
      <w:lvlJc w:val="left"/>
      <w:pPr>
        <w:tabs>
          <w:tab w:val="num" w:pos="5040"/>
        </w:tabs>
        <w:ind w:left="5040" w:hanging="360"/>
      </w:pPr>
      <w:rPr>
        <w:rFonts w:ascii="Arial" w:hAnsi="Arial" w:hint="default"/>
      </w:rPr>
    </w:lvl>
    <w:lvl w:ilvl="7" w:tplc="4824DCC2" w:tentative="1">
      <w:start w:val="1"/>
      <w:numFmt w:val="bullet"/>
      <w:lvlText w:val="•"/>
      <w:lvlJc w:val="left"/>
      <w:pPr>
        <w:tabs>
          <w:tab w:val="num" w:pos="5760"/>
        </w:tabs>
        <w:ind w:left="5760" w:hanging="360"/>
      </w:pPr>
      <w:rPr>
        <w:rFonts w:ascii="Arial" w:hAnsi="Arial" w:hint="default"/>
      </w:rPr>
    </w:lvl>
    <w:lvl w:ilvl="8" w:tplc="AD3C58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510199"/>
    <w:multiLevelType w:val="hybridMultilevel"/>
    <w:tmpl w:val="F74A90DE"/>
    <w:lvl w:ilvl="0" w:tplc="1B4CA69E">
      <w:start w:val="1"/>
      <w:numFmt w:val="bullet"/>
      <w:lvlText w:val=""/>
      <w:lvlJc w:val="left"/>
      <w:pPr>
        <w:tabs>
          <w:tab w:val="num" w:pos="720"/>
        </w:tabs>
        <w:ind w:left="720" w:hanging="360"/>
      </w:pPr>
      <w:rPr>
        <w:rFonts w:ascii="Wingdings" w:hAnsi="Wingdings" w:hint="default"/>
      </w:rPr>
    </w:lvl>
    <w:lvl w:ilvl="1" w:tplc="8E34FFBE" w:tentative="1">
      <w:start w:val="1"/>
      <w:numFmt w:val="bullet"/>
      <w:lvlText w:val=""/>
      <w:lvlJc w:val="left"/>
      <w:pPr>
        <w:tabs>
          <w:tab w:val="num" w:pos="1440"/>
        </w:tabs>
        <w:ind w:left="1440" w:hanging="360"/>
      </w:pPr>
      <w:rPr>
        <w:rFonts w:ascii="Wingdings" w:hAnsi="Wingdings" w:hint="default"/>
      </w:rPr>
    </w:lvl>
    <w:lvl w:ilvl="2" w:tplc="B9604294" w:tentative="1">
      <w:start w:val="1"/>
      <w:numFmt w:val="bullet"/>
      <w:lvlText w:val=""/>
      <w:lvlJc w:val="left"/>
      <w:pPr>
        <w:tabs>
          <w:tab w:val="num" w:pos="2160"/>
        </w:tabs>
        <w:ind w:left="2160" w:hanging="360"/>
      </w:pPr>
      <w:rPr>
        <w:rFonts w:ascii="Wingdings" w:hAnsi="Wingdings" w:hint="default"/>
      </w:rPr>
    </w:lvl>
    <w:lvl w:ilvl="3" w:tplc="96548CCA" w:tentative="1">
      <w:start w:val="1"/>
      <w:numFmt w:val="bullet"/>
      <w:lvlText w:val=""/>
      <w:lvlJc w:val="left"/>
      <w:pPr>
        <w:tabs>
          <w:tab w:val="num" w:pos="2880"/>
        </w:tabs>
        <w:ind w:left="2880" w:hanging="360"/>
      </w:pPr>
      <w:rPr>
        <w:rFonts w:ascii="Wingdings" w:hAnsi="Wingdings" w:hint="default"/>
      </w:rPr>
    </w:lvl>
    <w:lvl w:ilvl="4" w:tplc="A2BEFB62" w:tentative="1">
      <w:start w:val="1"/>
      <w:numFmt w:val="bullet"/>
      <w:lvlText w:val=""/>
      <w:lvlJc w:val="left"/>
      <w:pPr>
        <w:tabs>
          <w:tab w:val="num" w:pos="3600"/>
        </w:tabs>
        <w:ind w:left="3600" w:hanging="360"/>
      </w:pPr>
      <w:rPr>
        <w:rFonts w:ascii="Wingdings" w:hAnsi="Wingdings" w:hint="default"/>
      </w:rPr>
    </w:lvl>
    <w:lvl w:ilvl="5" w:tplc="A6D00778" w:tentative="1">
      <w:start w:val="1"/>
      <w:numFmt w:val="bullet"/>
      <w:lvlText w:val=""/>
      <w:lvlJc w:val="left"/>
      <w:pPr>
        <w:tabs>
          <w:tab w:val="num" w:pos="4320"/>
        </w:tabs>
        <w:ind w:left="4320" w:hanging="360"/>
      </w:pPr>
      <w:rPr>
        <w:rFonts w:ascii="Wingdings" w:hAnsi="Wingdings" w:hint="default"/>
      </w:rPr>
    </w:lvl>
    <w:lvl w:ilvl="6" w:tplc="CBF27708" w:tentative="1">
      <w:start w:val="1"/>
      <w:numFmt w:val="bullet"/>
      <w:lvlText w:val=""/>
      <w:lvlJc w:val="left"/>
      <w:pPr>
        <w:tabs>
          <w:tab w:val="num" w:pos="5040"/>
        </w:tabs>
        <w:ind w:left="5040" w:hanging="360"/>
      </w:pPr>
      <w:rPr>
        <w:rFonts w:ascii="Wingdings" w:hAnsi="Wingdings" w:hint="default"/>
      </w:rPr>
    </w:lvl>
    <w:lvl w:ilvl="7" w:tplc="D9B21426" w:tentative="1">
      <w:start w:val="1"/>
      <w:numFmt w:val="bullet"/>
      <w:lvlText w:val=""/>
      <w:lvlJc w:val="left"/>
      <w:pPr>
        <w:tabs>
          <w:tab w:val="num" w:pos="5760"/>
        </w:tabs>
        <w:ind w:left="5760" w:hanging="360"/>
      </w:pPr>
      <w:rPr>
        <w:rFonts w:ascii="Wingdings" w:hAnsi="Wingdings" w:hint="default"/>
      </w:rPr>
    </w:lvl>
    <w:lvl w:ilvl="8" w:tplc="6EA2A9F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5B52FBD"/>
    <w:multiLevelType w:val="hybridMultilevel"/>
    <w:tmpl w:val="603A22E4"/>
    <w:lvl w:ilvl="0" w:tplc="F244BEBC">
      <w:start w:val="1"/>
      <w:numFmt w:val="bullet"/>
      <w:lvlText w:val=""/>
      <w:lvlJc w:val="left"/>
      <w:pPr>
        <w:tabs>
          <w:tab w:val="num" w:pos="720"/>
        </w:tabs>
        <w:ind w:left="720" w:hanging="360"/>
      </w:pPr>
      <w:rPr>
        <w:rFonts w:ascii="Wingdings" w:hAnsi="Wingdings" w:hint="default"/>
      </w:rPr>
    </w:lvl>
    <w:lvl w:ilvl="1" w:tplc="A502AEDC" w:tentative="1">
      <w:start w:val="1"/>
      <w:numFmt w:val="bullet"/>
      <w:lvlText w:val=""/>
      <w:lvlJc w:val="left"/>
      <w:pPr>
        <w:tabs>
          <w:tab w:val="num" w:pos="1440"/>
        </w:tabs>
        <w:ind w:left="1440" w:hanging="360"/>
      </w:pPr>
      <w:rPr>
        <w:rFonts w:ascii="Wingdings" w:hAnsi="Wingdings" w:hint="default"/>
      </w:rPr>
    </w:lvl>
    <w:lvl w:ilvl="2" w:tplc="D81A0714" w:tentative="1">
      <w:start w:val="1"/>
      <w:numFmt w:val="bullet"/>
      <w:lvlText w:val=""/>
      <w:lvlJc w:val="left"/>
      <w:pPr>
        <w:tabs>
          <w:tab w:val="num" w:pos="2160"/>
        </w:tabs>
        <w:ind w:left="2160" w:hanging="360"/>
      </w:pPr>
      <w:rPr>
        <w:rFonts w:ascii="Wingdings" w:hAnsi="Wingdings" w:hint="default"/>
      </w:rPr>
    </w:lvl>
    <w:lvl w:ilvl="3" w:tplc="E1007832" w:tentative="1">
      <w:start w:val="1"/>
      <w:numFmt w:val="bullet"/>
      <w:lvlText w:val=""/>
      <w:lvlJc w:val="left"/>
      <w:pPr>
        <w:tabs>
          <w:tab w:val="num" w:pos="2880"/>
        </w:tabs>
        <w:ind w:left="2880" w:hanging="360"/>
      </w:pPr>
      <w:rPr>
        <w:rFonts w:ascii="Wingdings" w:hAnsi="Wingdings" w:hint="default"/>
      </w:rPr>
    </w:lvl>
    <w:lvl w:ilvl="4" w:tplc="A3709378" w:tentative="1">
      <w:start w:val="1"/>
      <w:numFmt w:val="bullet"/>
      <w:lvlText w:val=""/>
      <w:lvlJc w:val="left"/>
      <w:pPr>
        <w:tabs>
          <w:tab w:val="num" w:pos="3600"/>
        </w:tabs>
        <w:ind w:left="3600" w:hanging="360"/>
      </w:pPr>
      <w:rPr>
        <w:rFonts w:ascii="Wingdings" w:hAnsi="Wingdings" w:hint="default"/>
      </w:rPr>
    </w:lvl>
    <w:lvl w:ilvl="5" w:tplc="003C8086" w:tentative="1">
      <w:start w:val="1"/>
      <w:numFmt w:val="bullet"/>
      <w:lvlText w:val=""/>
      <w:lvlJc w:val="left"/>
      <w:pPr>
        <w:tabs>
          <w:tab w:val="num" w:pos="4320"/>
        </w:tabs>
        <w:ind w:left="4320" w:hanging="360"/>
      </w:pPr>
      <w:rPr>
        <w:rFonts w:ascii="Wingdings" w:hAnsi="Wingdings" w:hint="default"/>
      </w:rPr>
    </w:lvl>
    <w:lvl w:ilvl="6" w:tplc="F2EA7F94" w:tentative="1">
      <w:start w:val="1"/>
      <w:numFmt w:val="bullet"/>
      <w:lvlText w:val=""/>
      <w:lvlJc w:val="left"/>
      <w:pPr>
        <w:tabs>
          <w:tab w:val="num" w:pos="5040"/>
        </w:tabs>
        <w:ind w:left="5040" w:hanging="360"/>
      </w:pPr>
      <w:rPr>
        <w:rFonts w:ascii="Wingdings" w:hAnsi="Wingdings" w:hint="default"/>
      </w:rPr>
    </w:lvl>
    <w:lvl w:ilvl="7" w:tplc="F750792A" w:tentative="1">
      <w:start w:val="1"/>
      <w:numFmt w:val="bullet"/>
      <w:lvlText w:val=""/>
      <w:lvlJc w:val="left"/>
      <w:pPr>
        <w:tabs>
          <w:tab w:val="num" w:pos="5760"/>
        </w:tabs>
        <w:ind w:left="5760" w:hanging="360"/>
      </w:pPr>
      <w:rPr>
        <w:rFonts w:ascii="Wingdings" w:hAnsi="Wingdings" w:hint="default"/>
      </w:rPr>
    </w:lvl>
    <w:lvl w:ilvl="8" w:tplc="AEC4430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1CF6540"/>
    <w:multiLevelType w:val="hybridMultilevel"/>
    <w:tmpl w:val="1D046F98"/>
    <w:lvl w:ilvl="0" w:tplc="9252C6B8">
      <w:start w:val="1"/>
      <w:numFmt w:val="bullet"/>
      <w:lvlText w:val=""/>
      <w:lvlJc w:val="left"/>
      <w:pPr>
        <w:tabs>
          <w:tab w:val="num" w:pos="720"/>
        </w:tabs>
        <w:ind w:left="720" w:hanging="360"/>
      </w:pPr>
      <w:rPr>
        <w:rFonts w:ascii="Wingdings 2" w:hAnsi="Wingdings 2" w:hint="default"/>
      </w:rPr>
    </w:lvl>
    <w:lvl w:ilvl="1" w:tplc="F33E16CA">
      <w:start w:val="1"/>
      <w:numFmt w:val="bullet"/>
      <w:lvlText w:val=""/>
      <w:lvlJc w:val="left"/>
      <w:pPr>
        <w:tabs>
          <w:tab w:val="num" w:pos="1440"/>
        </w:tabs>
        <w:ind w:left="1440" w:hanging="360"/>
      </w:pPr>
      <w:rPr>
        <w:rFonts w:ascii="Wingdings 2" w:hAnsi="Wingdings 2" w:hint="default"/>
      </w:rPr>
    </w:lvl>
    <w:lvl w:ilvl="2" w:tplc="812AAF4C" w:tentative="1">
      <w:start w:val="1"/>
      <w:numFmt w:val="bullet"/>
      <w:lvlText w:val=""/>
      <w:lvlJc w:val="left"/>
      <w:pPr>
        <w:tabs>
          <w:tab w:val="num" w:pos="2160"/>
        </w:tabs>
        <w:ind w:left="2160" w:hanging="360"/>
      </w:pPr>
      <w:rPr>
        <w:rFonts w:ascii="Wingdings 2" w:hAnsi="Wingdings 2" w:hint="default"/>
      </w:rPr>
    </w:lvl>
    <w:lvl w:ilvl="3" w:tplc="8410D9A8" w:tentative="1">
      <w:start w:val="1"/>
      <w:numFmt w:val="bullet"/>
      <w:lvlText w:val=""/>
      <w:lvlJc w:val="left"/>
      <w:pPr>
        <w:tabs>
          <w:tab w:val="num" w:pos="2880"/>
        </w:tabs>
        <w:ind w:left="2880" w:hanging="360"/>
      </w:pPr>
      <w:rPr>
        <w:rFonts w:ascii="Wingdings 2" w:hAnsi="Wingdings 2" w:hint="default"/>
      </w:rPr>
    </w:lvl>
    <w:lvl w:ilvl="4" w:tplc="9FB8D7B8" w:tentative="1">
      <w:start w:val="1"/>
      <w:numFmt w:val="bullet"/>
      <w:lvlText w:val=""/>
      <w:lvlJc w:val="left"/>
      <w:pPr>
        <w:tabs>
          <w:tab w:val="num" w:pos="3600"/>
        </w:tabs>
        <w:ind w:left="3600" w:hanging="360"/>
      </w:pPr>
      <w:rPr>
        <w:rFonts w:ascii="Wingdings 2" w:hAnsi="Wingdings 2" w:hint="default"/>
      </w:rPr>
    </w:lvl>
    <w:lvl w:ilvl="5" w:tplc="522834B8" w:tentative="1">
      <w:start w:val="1"/>
      <w:numFmt w:val="bullet"/>
      <w:lvlText w:val=""/>
      <w:lvlJc w:val="left"/>
      <w:pPr>
        <w:tabs>
          <w:tab w:val="num" w:pos="4320"/>
        </w:tabs>
        <w:ind w:left="4320" w:hanging="360"/>
      </w:pPr>
      <w:rPr>
        <w:rFonts w:ascii="Wingdings 2" w:hAnsi="Wingdings 2" w:hint="default"/>
      </w:rPr>
    </w:lvl>
    <w:lvl w:ilvl="6" w:tplc="CC126BFA" w:tentative="1">
      <w:start w:val="1"/>
      <w:numFmt w:val="bullet"/>
      <w:lvlText w:val=""/>
      <w:lvlJc w:val="left"/>
      <w:pPr>
        <w:tabs>
          <w:tab w:val="num" w:pos="5040"/>
        </w:tabs>
        <w:ind w:left="5040" w:hanging="360"/>
      </w:pPr>
      <w:rPr>
        <w:rFonts w:ascii="Wingdings 2" w:hAnsi="Wingdings 2" w:hint="default"/>
      </w:rPr>
    </w:lvl>
    <w:lvl w:ilvl="7" w:tplc="DC4E3748" w:tentative="1">
      <w:start w:val="1"/>
      <w:numFmt w:val="bullet"/>
      <w:lvlText w:val=""/>
      <w:lvlJc w:val="left"/>
      <w:pPr>
        <w:tabs>
          <w:tab w:val="num" w:pos="5760"/>
        </w:tabs>
        <w:ind w:left="5760" w:hanging="360"/>
      </w:pPr>
      <w:rPr>
        <w:rFonts w:ascii="Wingdings 2" w:hAnsi="Wingdings 2" w:hint="default"/>
      </w:rPr>
    </w:lvl>
    <w:lvl w:ilvl="8" w:tplc="1E0C1CD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734A3D62"/>
    <w:multiLevelType w:val="hybridMultilevel"/>
    <w:tmpl w:val="4BD0C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943BE5"/>
    <w:multiLevelType w:val="hybridMultilevel"/>
    <w:tmpl w:val="10E0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D80F82"/>
    <w:multiLevelType w:val="hybridMultilevel"/>
    <w:tmpl w:val="61D0F2DA"/>
    <w:lvl w:ilvl="0" w:tplc="D07807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4C710C"/>
    <w:multiLevelType w:val="hybridMultilevel"/>
    <w:tmpl w:val="2E365D0E"/>
    <w:lvl w:ilvl="0" w:tplc="56902B2E">
      <w:start w:val="1"/>
      <w:numFmt w:val="bullet"/>
      <w:lvlText w:val=""/>
      <w:lvlJc w:val="left"/>
      <w:pPr>
        <w:tabs>
          <w:tab w:val="num" w:pos="720"/>
        </w:tabs>
        <w:ind w:left="720" w:hanging="360"/>
      </w:pPr>
      <w:rPr>
        <w:rFonts w:ascii="Wingdings" w:hAnsi="Wingdings" w:hint="default"/>
      </w:rPr>
    </w:lvl>
    <w:lvl w:ilvl="1" w:tplc="0EE6FEB0" w:tentative="1">
      <w:start w:val="1"/>
      <w:numFmt w:val="bullet"/>
      <w:lvlText w:val=""/>
      <w:lvlJc w:val="left"/>
      <w:pPr>
        <w:tabs>
          <w:tab w:val="num" w:pos="1440"/>
        </w:tabs>
        <w:ind w:left="1440" w:hanging="360"/>
      </w:pPr>
      <w:rPr>
        <w:rFonts w:ascii="Wingdings" w:hAnsi="Wingdings" w:hint="default"/>
      </w:rPr>
    </w:lvl>
    <w:lvl w:ilvl="2" w:tplc="699053CC" w:tentative="1">
      <w:start w:val="1"/>
      <w:numFmt w:val="bullet"/>
      <w:lvlText w:val=""/>
      <w:lvlJc w:val="left"/>
      <w:pPr>
        <w:tabs>
          <w:tab w:val="num" w:pos="2160"/>
        </w:tabs>
        <w:ind w:left="2160" w:hanging="360"/>
      </w:pPr>
      <w:rPr>
        <w:rFonts w:ascii="Wingdings" w:hAnsi="Wingdings" w:hint="default"/>
      </w:rPr>
    </w:lvl>
    <w:lvl w:ilvl="3" w:tplc="41B05512" w:tentative="1">
      <w:start w:val="1"/>
      <w:numFmt w:val="bullet"/>
      <w:lvlText w:val=""/>
      <w:lvlJc w:val="left"/>
      <w:pPr>
        <w:tabs>
          <w:tab w:val="num" w:pos="2880"/>
        </w:tabs>
        <w:ind w:left="2880" w:hanging="360"/>
      </w:pPr>
      <w:rPr>
        <w:rFonts w:ascii="Wingdings" w:hAnsi="Wingdings" w:hint="default"/>
      </w:rPr>
    </w:lvl>
    <w:lvl w:ilvl="4" w:tplc="21122F52" w:tentative="1">
      <w:start w:val="1"/>
      <w:numFmt w:val="bullet"/>
      <w:lvlText w:val=""/>
      <w:lvlJc w:val="left"/>
      <w:pPr>
        <w:tabs>
          <w:tab w:val="num" w:pos="3600"/>
        </w:tabs>
        <w:ind w:left="3600" w:hanging="360"/>
      </w:pPr>
      <w:rPr>
        <w:rFonts w:ascii="Wingdings" w:hAnsi="Wingdings" w:hint="default"/>
      </w:rPr>
    </w:lvl>
    <w:lvl w:ilvl="5" w:tplc="C9E01A46" w:tentative="1">
      <w:start w:val="1"/>
      <w:numFmt w:val="bullet"/>
      <w:lvlText w:val=""/>
      <w:lvlJc w:val="left"/>
      <w:pPr>
        <w:tabs>
          <w:tab w:val="num" w:pos="4320"/>
        </w:tabs>
        <w:ind w:left="4320" w:hanging="360"/>
      </w:pPr>
      <w:rPr>
        <w:rFonts w:ascii="Wingdings" w:hAnsi="Wingdings" w:hint="default"/>
      </w:rPr>
    </w:lvl>
    <w:lvl w:ilvl="6" w:tplc="46BAB5E4" w:tentative="1">
      <w:start w:val="1"/>
      <w:numFmt w:val="bullet"/>
      <w:lvlText w:val=""/>
      <w:lvlJc w:val="left"/>
      <w:pPr>
        <w:tabs>
          <w:tab w:val="num" w:pos="5040"/>
        </w:tabs>
        <w:ind w:left="5040" w:hanging="360"/>
      </w:pPr>
      <w:rPr>
        <w:rFonts w:ascii="Wingdings" w:hAnsi="Wingdings" w:hint="default"/>
      </w:rPr>
    </w:lvl>
    <w:lvl w:ilvl="7" w:tplc="9CFAB0E8" w:tentative="1">
      <w:start w:val="1"/>
      <w:numFmt w:val="bullet"/>
      <w:lvlText w:val=""/>
      <w:lvlJc w:val="left"/>
      <w:pPr>
        <w:tabs>
          <w:tab w:val="num" w:pos="5760"/>
        </w:tabs>
        <w:ind w:left="5760" w:hanging="360"/>
      </w:pPr>
      <w:rPr>
        <w:rFonts w:ascii="Wingdings" w:hAnsi="Wingdings" w:hint="default"/>
      </w:rPr>
    </w:lvl>
    <w:lvl w:ilvl="8" w:tplc="2A3CB0C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7BB0601"/>
    <w:multiLevelType w:val="hybridMultilevel"/>
    <w:tmpl w:val="22E2AB9E"/>
    <w:lvl w:ilvl="0" w:tplc="42A4E9B4">
      <w:start w:val="1"/>
      <w:numFmt w:val="bullet"/>
      <w:lvlText w:val=""/>
      <w:lvlJc w:val="left"/>
      <w:pPr>
        <w:tabs>
          <w:tab w:val="num" w:pos="720"/>
        </w:tabs>
        <w:ind w:left="720" w:hanging="360"/>
      </w:pPr>
      <w:rPr>
        <w:rFonts w:ascii="Wingdings" w:hAnsi="Wingdings" w:hint="default"/>
      </w:rPr>
    </w:lvl>
    <w:lvl w:ilvl="1" w:tplc="615461DE" w:tentative="1">
      <w:start w:val="1"/>
      <w:numFmt w:val="bullet"/>
      <w:lvlText w:val=""/>
      <w:lvlJc w:val="left"/>
      <w:pPr>
        <w:tabs>
          <w:tab w:val="num" w:pos="1440"/>
        </w:tabs>
        <w:ind w:left="1440" w:hanging="360"/>
      </w:pPr>
      <w:rPr>
        <w:rFonts w:ascii="Wingdings" w:hAnsi="Wingdings" w:hint="default"/>
      </w:rPr>
    </w:lvl>
    <w:lvl w:ilvl="2" w:tplc="201C157A" w:tentative="1">
      <w:start w:val="1"/>
      <w:numFmt w:val="bullet"/>
      <w:lvlText w:val=""/>
      <w:lvlJc w:val="left"/>
      <w:pPr>
        <w:tabs>
          <w:tab w:val="num" w:pos="2160"/>
        </w:tabs>
        <w:ind w:left="2160" w:hanging="360"/>
      </w:pPr>
      <w:rPr>
        <w:rFonts w:ascii="Wingdings" w:hAnsi="Wingdings" w:hint="default"/>
      </w:rPr>
    </w:lvl>
    <w:lvl w:ilvl="3" w:tplc="6046CAE8" w:tentative="1">
      <w:start w:val="1"/>
      <w:numFmt w:val="bullet"/>
      <w:lvlText w:val=""/>
      <w:lvlJc w:val="left"/>
      <w:pPr>
        <w:tabs>
          <w:tab w:val="num" w:pos="2880"/>
        </w:tabs>
        <w:ind w:left="2880" w:hanging="360"/>
      </w:pPr>
      <w:rPr>
        <w:rFonts w:ascii="Wingdings" w:hAnsi="Wingdings" w:hint="default"/>
      </w:rPr>
    </w:lvl>
    <w:lvl w:ilvl="4" w:tplc="A97A4522" w:tentative="1">
      <w:start w:val="1"/>
      <w:numFmt w:val="bullet"/>
      <w:lvlText w:val=""/>
      <w:lvlJc w:val="left"/>
      <w:pPr>
        <w:tabs>
          <w:tab w:val="num" w:pos="3600"/>
        </w:tabs>
        <w:ind w:left="3600" w:hanging="360"/>
      </w:pPr>
      <w:rPr>
        <w:rFonts w:ascii="Wingdings" w:hAnsi="Wingdings" w:hint="default"/>
      </w:rPr>
    </w:lvl>
    <w:lvl w:ilvl="5" w:tplc="B90CB034" w:tentative="1">
      <w:start w:val="1"/>
      <w:numFmt w:val="bullet"/>
      <w:lvlText w:val=""/>
      <w:lvlJc w:val="left"/>
      <w:pPr>
        <w:tabs>
          <w:tab w:val="num" w:pos="4320"/>
        </w:tabs>
        <w:ind w:left="4320" w:hanging="360"/>
      </w:pPr>
      <w:rPr>
        <w:rFonts w:ascii="Wingdings" w:hAnsi="Wingdings" w:hint="default"/>
      </w:rPr>
    </w:lvl>
    <w:lvl w:ilvl="6" w:tplc="2EEECD2C" w:tentative="1">
      <w:start w:val="1"/>
      <w:numFmt w:val="bullet"/>
      <w:lvlText w:val=""/>
      <w:lvlJc w:val="left"/>
      <w:pPr>
        <w:tabs>
          <w:tab w:val="num" w:pos="5040"/>
        </w:tabs>
        <w:ind w:left="5040" w:hanging="360"/>
      </w:pPr>
      <w:rPr>
        <w:rFonts w:ascii="Wingdings" w:hAnsi="Wingdings" w:hint="default"/>
      </w:rPr>
    </w:lvl>
    <w:lvl w:ilvl="7" w:tplc="990C0F46" w:tentative="1">
      <w:start w:val="1"/>
      <w:numFmt w:val="bullet"/>
      <w:lvlText w:val=""/>
      <w:lvlJc w:val="left"/>
      <w:pPr>
        <w:tabs>
          <w:tab w:val="num" w:pos="5760"/>
        </w:tabs>
        <w:ind w:left="5760" w:hanging="360"/>
      </w:pPr>
      <w:rPr>
        <w:rFonts w:ascii="Wingdings" w:hAnsi="Wingdings" w:hint="default"/>
      </w:rPr>
    </w:lvl>
    <w:lvl w:ilvl="8" w:tplc="56881C0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A4771D"/>
    <w:multiLevelType w:val="hybridMultilevel"/>
    <w:tmpl w:val="E69EE17A"/>
    <w:lvl w:ilvl="0" w:tplc="A77A624E">
      <w:start w:val="1"/>
      <w:numFmt w:val="bullet"/>
      <w:lvlText w:val=""/>
      <w:lvlJc w:val="left"/>
      <w:pPr>
        <w:tabs>
          <w:tab w:val="num" w:pos="720"/>
        </w:tabs>
        <w:ind w:left="720" w:hanging="360"/>
      </w:pPr>
      <w:rPr>
        <w:rFonts w:ascii="Wingdings" w:hAnsi="Wingdings" w:hint="default"/>
      </w:rPr>
    </w:lvl>
    <w:lvl w:ilvl="1" w:tplc="C10C8DBC" w:tentative="1">
      <w:start w:val="1"/>
      <w:numFmt w:val="bullet"/>
      <w:lvlText w:val=""/>
      <w:lvlJc w:val="left"/>
      <w:pPr>
        <w:tabs>
          <w:tab w:val="num" w:pos="1440"/>
        </w:tabs>
        <w:ind w:left="1440" w:hanging="360"/>
      </w:pPr>
      <w:rPr>
        <w:rFonts w:ascii="Wingdings" w:hAnsi="Wingdings" w:hint="default"/>
      </w:rPr>
    </w:lvl>
    <w:lvl w:ilvl="2" w:tplc="EA183DA6" w:tentative="1">
      <w:start w:val="1"/>
      <w:numFmt w:val="bullet"/>
      <w:lvlText w:val=""/>
      <w:lvlJc w:val="left"/>
      <w:pPr>
        <w:tabs>
          <w:tab w:val="num" w:pos="2160"/>
        </w:tabs>
        <w:ind w:left="2160" w:hanging="360"/>
      </w:pPr>
      <w:rPr>
        <w:rFonts w:ascii="Wingdings" w:hAnsi="Wingdings" w:hint="default"/>
      </w:rPr>
    </w:lvl>
    <w:lvl w:ilvl="3" w:tplc="7FC2A900" w:tentative="1">
      <w:start w:val="1"/>
      <w:numFmt w:val="bullet"/>
      <w:lvlText w:val=""/>
      <w:lvlJc w:val="left"/>
      <w:pPr>
        <w:tabs>
          <w:tab w:val="num" w:pos="2880"/>
        </w:tabs>
        <w:ind w:left="2880" w:hanging="360"/>
      </w:pPr>
      <w:rPr>
        <w:rFonts w:ascii="Wingdings" w:hAnsi="Wingdings" w:hint="default"/>
      </w:rPr>
    </w:lvl>
    <w:lvl w:ilvl="4" w:tplc="0AEE91AC" w:tentative="1">
      <w:start w:val="1"/>
      <w:numFmt w:val="bullet"/>
      <w:lvlText w:val=""/>
      <w:lvlJc w:val="left"/>
      <w:pPr>
        <w:tabs>
          <w:tab w:val="num" w:pos="3600"/>
        </w:tabs>
        <w:ind w:left="3600" w:hanging="360"/>
      </w:pPr>
      <w:rPr>
        <w:rFonts w:ascii="Wingdings" w:hAnsi="Wingdings" w:hint="default"/>
      </w:rPr>
    </w:lvl>
    <w:lvl w:ilvl="5" w:tplc="1324BEA8" w:tentative="1">
      <w:start w:val="1"/>
      <w:numFmt w:val="bullet"/>
      <w:lvlText w:val=""/>
      <w:lvlJc w:val="left"/>
      <w:pPr>
        <w:tabs>
          <w:tab w:val="num" w:pos="4320"/>
        </w:tabs>
        <w:ind w:left="4320" w:hanging="360"/>
      </w:pPr>
      <w:rPr>
        <w:rFonts w:ascii="Wingdings" w:hAnsi="Wingdings" w:hint="default"/>
      </w:rPr>
    </w:lvl>
    <w:lvl w:ilvl="6" w:tplc="BBF4116A" w:tentative="1">
      <w:start w:val="1"/>
      <w:numFmt w:val="bullet"/>
      <w:lvlText w:val=""/>
      <w:lvlJc w:val="left"/>
      <w:pPr>
        <w:tabs>
          <w:tab w:val="num" w:pos="5040"/>
        </w:tabs>
        <w:ind w:left="5040" w:hanging="360"/>
      </w:pPr>
      <w:rPr>
        <w:rFonts w:ascii="Wingdings" w:hAnsi="Wingdings" w:hint="default"/>
      </w:rPr>
    </w:lvl>
    <w:lvl w:ilvl="7" w:tplc="81028BC0" w:tentative="1">
      <w:start w:val="1"/>
      <w:numFmt w:val="bullet"/>
      <w:lvlText w:val=""/>
      <w:lvlJc w:val="left"/>
      <w:pPr>
        <w:tabs>
          <w:tab w:val="num" w:pos="5760"/>
        </w:tabs>
        <w:ind w:left="5760" w:hanging="360"/>
      </w:pPr>
      <w:rPr>
        <w:rFonts w:ascii="Wingdings" w:hAnsi="Wingdings" w:hint="default"/>
      </w:rPr>
    </w:lvl>
    <w:lvl w:ilvl="8" w:tplc="D1B801B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A363AE"/>
    <w:multiLevelType w:val="hybridMultilevel"/>
    <w:tmpl w:val="A1C0B842"/>
    <w:lvl w:ilvl="0" w:tplc="3ADC86CC">
      <w:start w:val="1"/>
      <w:numFmt w:val="decimal"/>
      <w:lvlText w:val="%1."/>
      <w:lvlJc w:val="left"/>
      <w:pPr>
        <w:tabs>
          <w:tab w:val="num" w:pos="720"/>
        </w:tabs>
        <w:ind w:left="720" w:hanging="360"/>
      </w:pPr>
    </w:lvl>
    <w:lvl w:ilvl="1" w:tplc="BB2048A4" w:tentative="1">
      <w:start w:val="1"/>
      <w:numFmt w:val="decimal"/>
      <w:lvlText w:val="%2."/>
      <w:lvlJc w:val="left"/>
      <w:pPr>
        <w:tabs>
          <w:tab w:val="num" w:pos="1440"/>
        </w:tabs>
        <w:ind w:left="1440" w:hanging="360"/>
      </w:pPr>
    </w:lvl>
    <w:lvl w:ilvl="2" w:tplc="220C84B2" w:tentative="1">
      <w:start w:val="1"/>
      <w:numFmt w:val="decimal"/>
      <w:lvlText w:val="%3."/>
      <w:lvlJc w:val="left"/>
      <w:pPr>
        <w:tabs>
          <w:tab w:val="num" w:pos="2160"/>
        </w:tabs>
        <w:ind w:left="2160" w:hanging="360"/>
      </w:pPr>
    </w:lvl>
    <w:lvl w:ilvl="3" w:tplc="15BAEC08" w:tentative="1">
      <w:start w:val="1"/>
      <w:numFmt w:val="decimal"/>
      <w:lvlText w:val="%4."/>
      <w:lvlJc w:val="left"/>
      <w:pPr>
        <w:tabs>
          <w:tab w:val="num" w:pos="2880"/>
        </w:tabs>
        <w:ind w:left="2880" w:hanging="360"/>
      </w:pPr>
    </w:lvl>
    <w:lvl w:ilvl="4" w:tplc="7AA22FE4" w:tentative="1">
      <w:start w:val="1"/>
      <w:numFmt w:val="decimal"/>
      <w:lvlText w:val="%5."/>
      <w:lvlJc w:val="left"/>
      <w:pPr>
        <w:tabs>
          <w:tab w:val="num" w:pos="3600"/>
        </w:tabs>
        <w:ind w:left="3600" w:hanging="360"/>
      </w:pPr>
    </w:lvl>
    <w:lvl w:ilvl="5" w:tplc="AF4A2350" w:tentative="1">
      <w:start w:val="1"/>
      <w:numFmt w:val="decimal"/>
      <w:lvlText w:val="%6."/>
      <w:lvlJc w:val="left"/>
      <w:pPr>
        <w:tabs>
          <w:tab w:val="num" w:pos="4320"/>
        </w:tabs>
        <w:ind w:left="4320" w:hanging="360"/>
      </w:pPr>
    </w:lvl>
    <w:lvl w:ilvl="6" w:tplc="05D8A7BC" w:tentative="1">
      <w:start w:val="1"/>
      <w:numFmt w:val="decimal"/>
      <w:lvlText w:val="%7."/>
      <w:lvlJc w:val="left"/>
      <w:pPr>
        <w:tabs>
          <w:tab w:val="num" w:pos="5040"/>
        </w:tabs>
        <w:ind w:left="5040" w:hanging="360"/>
      </w:pPr>
    </w:lvl>
    <w:lvl w:ilvl="7" w:tplc="5DCCBF3A" w:tentative="1">
      <w:start w:val="1"/>
      <w:numFmt w:val="decimal"/>
      <w:lvlText w:val="%8."/>
      <w:lvlJc w:val="left"/>
      <w:pPr>
        <w:tabs>
          <w:tab w:val="num" w:pos="5760"/>
        </w:tabs>
        <w:ind w:left="5760" w:hanging="360"/>
      </w:pPr>
    </w:lvl>
    <w:lvl w:ilvl="8" w:tplc="AFCC9B98" w:tentative="1">
      <w:start w:val="1"/>
      <w:numFmt w:val="decimal"/>
      <w:lvlText w:val="%9."/>
      <w:lvlJc w:val="left"/>
      <w:pPr>
        <w:tabs>
          <w:tab w:val="num" w:pos="6480"/>
        </w:tabs>
        <w:ind w:left="6480" w:hanging="360"/>
      </w:pPr>
    </w:lvl>
  </w:abstractNum>
  <w:num w:numId="1">
    <w:abstractNumId w:val="6"/>
  </w:num>
  <w:num w:numId="2">
    <w:abstractNumId w:val="1"/>
  </w:num>
  <w:num w:numId="3">
    <w:abstractNumId w:val="3"/>
  </w:num>
  <w:num w:numId="4">
    <w:abstractNumId w:val="16"/>
  </w:num>
  <w:num w:numId="5">
    <w:abstractNumId w:val="8"/>
  </w:num>
  <w:num w:numId="6">
    <w:abstractNumId w:val="14"/>
  </w:num>
  <w:num w:numId="7">
    <w:abstractNumId w:val="15"/>
  </w:num>
  <w:num w:numId="8">
    <w:abstractNumId w:val="12"/>
  </w:num>
  <w:num w:numId="9">
    <w:abstractNumId w:val="0"/>
  </w:num>
  <w:num w:numId="10">
    <w:abstractNumId w:val="4"/>
  </w:num>
  <w:num w:numId="11">
    <w:abstractNumId w:val="10"/>
  </w:num>
  <w:num w:numId="12">
    <w:abstractNumId w:val="7"/>
  </w:num>
  <w:num w:numId="13">
    <w:abstractNumId w:val="17"/>
  </w:num>
  <w:num w:numId="14">
    <w:abstractNumId w:val="5"/>
  </w:num>
  <w:num w:numId="15">
    <w:abstractNumId w:val="13"/>
  </w:num>
  <w:num w:numId="16">
    <w:abstractNumId w:val="2"/>
  </w:num>
  <w:num w:numId="17">
    <w:abstractNumId w:val="9"/>
  </w:num>
  <w:num w:numId="18">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97798">
    <w15:presenceInfo w15:providerId="None" w15:userId="97798"/>
  </w15:person>
  <w15:person w15:author="Shiva Khanal">
    <w15:presenceInfo w15:providerId="Windows Live" w15:userId="f437fdca93dfe8c3"/>
  </w15:person>
  <w15:person w15:author="Shiva Khanal [2]">
    <w15:presenceInfo w15:providerId="None" w15:userId="Shiva Kha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cwNTQ2MzA0Nbc0M7ZU0lEKTi0uzszPAykwrgUA3ahFFCwAAAA="/>
  </w:docVars>
  <w:rsids>
    <w:rsidRoot w:val="00F616BB"/>
    <w:rsid w:val="00011BED"/>
    <w:rsid w:val="00026AB4"/>
    <w:rsid w:val="000514F5"/>
    <w:rsid w:val="00073104"/>
    <w:rsid w:val="00074F6A"/>
    <w:rsid w:val="000840B0"/>
    <w:rsid w:val="000B5C3F"/>
    <w:rsid w:val="000B5D6C"/>
    <w:rsid w:val="000B734F"/>
    <w:rsid w:val="000D5F1D"/>
    <w:rsid w:val="000F1CEF"/>
    <w:rsid w:val="000F2D95"/>
    <w:rsid w:val="000F6F22"/>
    <w:rsid w:val="001015F0"/>
    <w:rsid w:val="001029AC"/>
    <w:rsid w:val="00111C65"/>
    <w:rsid w:val="00114869"/>
    <w:rsid w:val="0012581D"/>
    <w:rsid w:val="001906D9"/>
    <w:rsid w:val="001A3D16"/>
    <w:rsid w:val="001B22B7"/>
    <w:rsid w:val="001B4AED"/>
    <w:rsid w:val="001B7032"/>
    <w:rsid w:val="001F08C3"/>
    <w:rsid w:val="001F5F1B"/>
    <w:rsid w:val="00205148"/>
    <w:rsid w:val="00216508"/>
    <w:rsid w:val="00235EB4"/>
    <w:rsid w:val="00245BE1"/>
    <w:rsid w:val="002659B5"/>
    <w:rsid w:val="00265C57"/>
    <w:rsid w:val="002833CE"/>
    <w:rsid w:val="002A6BCC"/>
    <w:rsid w:val="002C1CB5"/>
    <w:rsid w:val="002C5126"/>
    <w:rsid w:val="002D5F82"/>
    <w:rsid w:val="002E0889"/>
    <w:rsid w:val="002E706C"/>
    <w:rsid w:val="00333747"/>
    <w:rsid w:val="0034289C"/>
    <w:rsid w:val="003828AA"/>
    <w:rsid w:val="003933A7"/>
    <w:rsid w:val="003A6677"/>
    <w:rsid w:val="00407364"/>
    <w:rsid w:val="00410DF5"/>
    <w:rsid w:val="00413C8A"/>
    <w:rsid w:val="00432F4A"/>
    <w:rsid w:val="0046346F"/>
    <w:rsid w:val="004741F5"/>
    <w:rsid w:val="0048241D"/>
    <w:rsid w:val="00497BFC"/>
    <w:rsid w:val="004C068C"/>
    <w:rsid w:val="004D0242"/>
    <w:rsid w:val="004D6444"/>
    <w:rsid w:val="004E57BD"/>
    <w:rsid w:val="004F30A6"/>
    <w:rsid w:val="00501AF2"/>
    <w:rsid w:val="00560E3C"/>
    <w:rsid w:val="005672B3"/>
    <w:rsid w:val="0058117E"/>
    <w:rsid w:val="00583796"/>
    <w:rsid w:val="0059643F"/>
    <w:rsid w:val="005A2AE4"/>
    <w:rsid w:val="005B7605"/>
    <w:rsid w:val="005F04C3"/>
    <w:rsid w:val="005F7F06"/>
    <w:rsid w:val="0063256C"/>
    <w:rsid w:val="00635036"/>
    <w:rsid w:val="006356BD"/>
    <w:rsid w:val="00642E09"/>
    <w:rsid w:val="00645FD7"/>
    <w:rsid w:val="00651D9E"/>
    <w:rsid w:val="00677B0A"/>
    <w:rsid w:val="006873A7"/>
    <w:rsid w:val="006D098F"/>
    <w:rsid w:val="006F35B9"/>
    <w:rsid w:val="006F5B81"/>
    <w:rsid w:val="00715092"/>
    <w:rsid w:val="00730C33"/>
    <w:rsid w:val="00744DE2"/>
    <w:rsid w:val="0075020D"/>
    <w:rsid w:val="00773689"/>
    <w:rsid w:val="0078092F"/>
    <w:rsid w:val="00784343"/>
    <w:rsid w:val="00787470"/>
    <w:rsid w:val="007F30B4"/>
    <w:rsid w:val="008115A9"/>
    <w:rsid w:val="00820A96"/>
    <w:rsid w:val="00842ED6"/>
    <w:rsid w:val="00853A71"/>
    <w:rsid w:val="008556A1"/>
    <w:rsid w:val="00881A6B"/>
    <w:rsid w:val="008A3328"/>
    <w:rsid w:val="008A73FD"/>
    <w:rsid w:val="008A7C0A"/>
    <w:rsid w:val="008B29A3"/>
    <w:rsid w:val="008C57A4"/>
    <w:rsid w:val="008D0F2B"/>
    <w:rsid w:val="008E131B"/>
    <w:rsid w:val="008E4D33"/>
    <w:rsid w:val="008F4AA6"/>
    <w:rsid w:val="009124F7"/>
    <w:rsid w:val="00923371"/>
    <w:rsid w:val="00927B78"/>
    <w:rsid w:val="00961A31"/>
    <w:rsid w:val="0096526C"/>
    <w:rsid w:val="00972D18"/>
    <w:rsid w:val="00975973"/>
    <w:rsid w:val="00982BDB"/>
    <w:rsid w:val="009834C9"/>
    <w:rsid w:val="009C0870"/>
    <w:rsid w:val="009C144E"/>
    <w:rsid w:val="009C378B"/>
    <w:rsid w:val="009D0D26"/>
    <w:rsid w:val="009E601A"/>
    <w:rsid w:val="00A07932"/>
    <w:rsid w:val="00A21BD7"/>
    <w:rsid w:val="00A23255"/>
    <w:rsid w:val="00A35C69"/>
    <w:rsid w:val="00A37895"/>
    <w:rsid w:val="00A50E02"/>
    <w:rsid w:val="00A65828"/>
    <w:rsid w:val="00A866A5"/>
    <w:rsid w:val="00A95E62"/>
    <w:rsid w:val="00AC0CF6"/>
    <w:rsid w:val="00AE52CD"/>
    <w:rsid w:val="00AF0299"/>
    <w:rsid w:val="00AF5EFB"/>
    <w:rsid w:val="00AF750B"/>
    <w:rsid w:val="00B3309E"/>
    <w:rsid w:val="00B42305"/>
    <w:rsid w:val="00B71909"/>
    <w:rsid w:val="00B811FB"/>
    <w:rsid w:val="00B92650"/>
    <w:rsid w:val="00BD1884"/>
    <w:rsid w:val="00BE68DE"/>
    <w:rsid w:val="00BF5B7B"/>
    <w:rsid w:val="00C05E66"/>
    <w:rsid w:val="00C23FBA"/>
    <w:rsid w:val="00C623EE"/>
    <w:rsid w:val="00C71D45"/>
    <w:rsid w:val="00CD210C"/>
    <w:rsid w:val="00CD24E9"/>
    <w:rsid w:val="00CD3040"/>
    <w:rsid w:val="00D20197"/>
    <w:rsid w:val="00D23338"/>
    <w:rsid w:val="00D653F2"/>
    <w:rsid w:val="00D74E62"/>
    <w:rsid w:val="00D84BF3"/>
    <w:rsid w:val="00DA05B5"/>
    <w:rsid w:val="00DA2361"/>
    <w:rsid w:val="00DA6B78"/>
    <w:rsid w:val="00DD7227"/>
    <w:rsid w:val="00DF4EEB"/>
    <w:rsid w:val="00DF5BF9"/>
    <w:rsid w:val="00E026F2"/>
    <w:rsid w:val="00E43BBF"/>
    <w:rsid w:val="00E50919"/>
    <w:rsid w:val="00E62BC0"/>
    <w:rsid w:val="00EA0D6F"/>
    <w:rsid w:val="00EA4979"/>
    <w:rsid w:val="00EA4AC5"/>
    <w:rsid w:val="00ED256F"/>
    <w:rsid w:val="00EE211F"/>
    <w:rsid w:val="00EF4CF3"/>
    <w:rsid w:val="00EF65D5"/>
    <w:rsid w:val="00F00C4B"/>
    <w:rsid w:val="00F01990"/>
    <w:rsid w:val="00F034B8"/>
    <w:rsid w:val="00F0413D"/>
    <w:rsid w:val="00F20B57"/>
    <w:rsid w:val="00F22F40"/>
    <w:rsid w:val="00F23418"/>
    <w:rsid w:val="00F278E8"/>
    <w:rsid w:val="00F3553A"/>
    <w:rsid w:val="00F56710"/>
    <w:rsid w:val="00F616BB"/>
    <w:rsid w:val="00F748A3"/>
    <w:rsid w:val="00FA65CE"/>
    <w:rsid w:val="00FF24F9"/>
    <w:rsid w:val="00FF3D6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9802A"/>
  <w15:chartTrackingRefBased/>
  <w15:docId w15:val="{6E162EBB-1737-4829-8D9D-2A5D8683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211F"/>
    <w:pPr>
      <w:keepNext/>
      <w:keepLines/>
      <w:spacing w:after="0" w:line="360" w:lineRule="auto"/>
      <w:outlineLvl w:val="0"/>
    </w:pPr>
    <w:rPr>
      <w:rFonts w:eastAsiaTheme="majorEastAsia" w:cstheme="majorBidi"/>
      <w:b/>
      <w:color w:val="1F4E79" w:themeColor="accent1" w:themeShade="80"/>
      <w:sz w:val="24"/>
      <w:szCs w:val="32"/>
    </w:rPr>
  </w:style>
  <w:style w:type="paragraph" w:styleId="Heading2">
    <w:name w:val="heading 2"/>
    <w:basedOn w:val="Normal"/>
    <w:next w:val="Normal"/>
    <w:link w:val="Heading2Char"/>
    <w:uiPriority w:val="9"/>
    <w:unhideWhenUsed/>
    <w:qFormat/>
    <w:rsid w:val="0058117E"/>
    <w:pPr>
      <w:keepNext/>
      <w:keepLines/>
      <w:spacing w:before="40" w:after="0"/>
      <w:outlineLvl w:val="1"/>
    </w:pPr>
    <w:rPr>
      <w:rFonts w:eastAsiaTheme="majorEastAsia" w:cstheme="majorBidi"/>
      <w:b/>
      <w:color w:val="1F4E79" w:themeColor="accent1" w:themeShade="80"/>
      <w:szCs w:val="26"/>
    </w:rPr>
  </w:style>
  <w:style w:type="paragraph" w:styleId="Heading3">
    <w:name w:val="heading 3"/>
    <w:basedOn w:val="Normal"/>
    <w:next w:val="Normal"/>
    <w:link w:val="Heading3Char"/>
    <w:uiPriority w:val="9"/>
    <w:unhideWhenUsed/>
    <w:qFormat/>
    <w:rsid w:val="00FF3D6D"/>
    <w:pPr>
      <w:keepNext/>
      <w:keepLines/>
      <w:spacing w:before="40" w:after="0"/>
      <w:outlineLvl w:val="2"/>
    </w:pPr>
    <w:rPr>
      <w:rFonts w:eastAsiaTheme="majorEastAsia" w:cstheme="majorBidi"/>
      <w:b/>
      <w:color w:val="00206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1F"/>
    <w:rPr>
      <w:rFonts w:eastAsiaTheme="majorEastAsia" w:cstheme="majorBidi"/>
      <w:b/>
      <w:color w:val="1F4E79" w:themeColor="accent1" w:themeShade="80"/>
      <w:sz w:val="24"/>
      <w:szCs w:val="32"/>
    </w:rPr>
  </w:style>
  <w:style w:type="character" w:customStyle="1" w:styleId="Heading2Char">
    <w:name w:val="Heading 2 Char"/>
    <w:basedOn w:val="DefaultParagraphFont"/>
    <w:link w:val="Heading2"/>
    <w:uiPriority w:val="9"/>
    <w:rsid w:val="0058117E"/>
    <w:rPr>
      <w:rFonts w:eastAsiaTheme="majorEastAsia" w:cstheme="majorBidi"/>
      <w:b/>
      <w:color w:val="1F4E79" w:themeColor="accent1" w:themeShade="80"/>
      <w:szCs w:val="26"/>
    </w:rPr>
  </w:style>
  <w:style w:type="character" w:customStyle="1" w:styleId="Heading3Char">
    <w:name w:val="Heading 3 Char"/>
    <w:basedOn w:val="DefaultParagraphFont"/>
    <w:link w:val="Heading3"/>
    <w:uiPriority w:val="9"/>
    <w:rsid w:val="00FF3D6D"/>
    <w:rPr>
      <w:rFonts w:eastAsiaTheme="majorEastAsia" w:cstheme="majorBidi"/>
      <w:b/>
      <w:color w:val="002060"/>
      <w:szCs w:val="24"/>
    </w:rPr>
  </w:style>
  <w:style w:type="paragraph" w:styleId="NormalWeb">
    <w:name w:val="Normal (Web)"/>
    <w:basedOn w:val="Normal"/>
    <w:uiPriority w:val="99"/>
    <w:semiHidden/>
    <w:unhideWhenUsed/>
    <w:rsid w:val="00D84BF3"/>
    <w:pPr>
      <w:spacing w:before="100" w:beforeAutospacing="1"/>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CD210C"/>
    <w:pPr>
      <w:ind w:left="720"/>
      <w:contextualSpacing/>
    </w:pPr>
  </w:style>
  <w:style w:type="table" w:customStyle="1" w:styleId="GridTable2-Accent61">
    <w:name w:val="Grid Table 2 - Accent 61"/>
    <w:basedOn w:val="TableNormal"/>
    <w:next w:val="GridTable2-Accent6"/>
    <w:uiPriority w:val="47"/>
    <w:rsid w:val="00B71909"/>
    <w:pPr>
      <w:spacing w:after="0"/>
    </w:pPr>
    <w:rPr>
      <w:rFonts w:ascii="Calibri" w:eastAsia="Calibri" w:hAnsi="Calibri" w:cs="Mangal"/>
    </w:rPr>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2-Accent6">
    <w:name w:val="Grid Table 2 Accent 6"/>
    <w:basedOn w:val="TableNormal"/>
    <w:uiPriority w:val="47"/>
    <w:rsid w:val="00B71909"/>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B71909"/>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B7190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034B8"/>
    <w:rPr>
      <w:sz w:val="16"/>
      <w:szCs w:val="16"/>
    </w:rPr>
  </w:style>
  <w:style w:type="paragraph" w:styleId="CommentText">
    <w:name w:val="annotation text"/>
    <w:basedOn w:val="Normal"/>
    <w:link w:val="CommentTextChar"/>
    <w:uiPriority w:val="99"/>
    <w:unhideWhenUsed/>
    <w:rsid w:val="00F034B8"/>
    <w:rPr>
      <w:sz w:val="20"/>
      <w:szCs w:val="20"/>
    </w:rPr>
  </w:style>
  <w:style w:type="character" w:customStyle="1" w:styleId="CommentTextChar">
    <w:name w:val="Comment Text Char"/>
    <w:basedOn w:val="DefaultParagraphFont"/>
    <w:link w:val="CommentText"/>
    <w:uiPriority w:val="99"/>
    <w:rsid w:val="00F034B8"/>
    <w:rPr>
      <w:sz w:val="20"/>
      <w:szCs w:val="20"/>
    </w:rPr>
  </w:style>
  <w:style w:type="paragraph" w:styleId="CommentSubject">
    <w:name w:val="annotation subject"/>
    <w:basedOn w:val="CommentText"/>
    <w:next w:val="CommentText"/>
    <w:link w:val="CommentSubjectChar"/>
    <w:uiPriority w:val="99"/>
    <w:semiHidden/>
    <w:unhideWhenUsed/>
    <w:rsid w:val="00F034B8"/>
    <w:rPr>
      <w:b/>
      <w:bCs/>
    </w:rPr>
  </w:style>
  <w:style w:type="character" w:customStyle="1" w:styleId="CommentSubjectChar">
    <w:name w:val="Comment Subject Char"/>
    <w:basedOn w:val="CommentTextChar"/>
    <w:link w:val="CommentSubject"/>
    <w:uiPriority w:val="99"/>
    <w:semiHidden/>
    <w:rsid w:val="00F034B8"/>
    <w:rPr>
      <w:b/>
      <w:bCs/>
      <w:sz w:val="20"/>
      <w:szCs w:val="20"/>
    </w:rPr>
  </w:style>
  <w:style w:type="paragraph" w:styleId="BalloonText">
    <w:name w:val="Balloon Text"/>
    <w:basedOn w:val="Normal"/>
    <w:link w:val="BalloonTextChar"/>
    <w:uiPriority w:val="99"/>
    <w:semiHidden/>
    <w:unhideWhenUsed/>
    <w:rsid w:val="00F034B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4B8"/>
    <w:rPr>
      <w:rFonts w:ascii="Segoe UI" w:hAnsi="Segoe UI" w:cs="Segoe UI"/>
      <w:sz w:val="18"/>
      <w:szCs w:val="18"/>
    </w:rPr>
  </w:style>
  <w:style w:type="paragraph" w:styleId="Revision">
    <w:name w:val="Revision"/>
    <w:hidden/>
    <w:uiPriority w:val="99"/>
    <w:semiHidden/>
    <w:rsid w:val="0034289C"/>
    <w:pPr>
      <w:spacing w:after="0" w:afterAutospacing="0"/>
    </w:pPr>
  </w:style>
  <w:style w:type="paragraph" w:styleId="HTMLPreformatted">
    <w:name w:val="HTML Preformatted"/>
    <w:basedOn w:val="Normal"/>
    <w:link w:val="HTMLPreformattedChar"/>
    <w:uiPriority w:val="99"/>
    <w:semiHidden/>
    <w:unhideWhenUsed/>
    <w:rsid w:val="0092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pPr>
    <w:rPr>
      <w:rFonts w:ascii="Courier New" w:eastAsia="Times New Roman" w:hAnsi="Courier New" w:cs="Courier New"/>
      <w:sz w:val="20"/>
      <w:szCs w:val="20"/>
      <w:lang w:val="en-AU" w:eastAsia="en-AU" w:bidi="ne-NP"/>
    </w:rPr>
  </w:style>
  <w:style w:type="character" w:customStyle="1" w:styleId="HTMLPreformattedChar">
    <w:name w:val="HTML Preformatted Char"/>
    <w:basedOn w:val="DefaultParagraphFont"/>
    <w:link w:val="HTMLPreformatted"/>
    <w:uiPriority w:val="99"/>
    <w:semiHidden/>
    <w:rsid w:val="00923371"/>
    <w:rPr>
      <w:rFonts w:ascii="Courier New" w:eastAsia="Times New Roman" w:hAnsi="Courier New" w:cs="Courier New"/>
      <w:sz w:val="20"/>
      <w:szCs w:val="20"/>
      <w:lang w:val="en-AU" w:eastAsia="en-AU" w:bidi="ne-NP"/>
    </w:rPr>
  </w:style>
  <w:style w:type="character" w:customStyle="1" w:styleId="gnd-iwgdh3b">
    <w:name w:val="gnd-iwgdh3b"/>
    <w:basedOn w:val="DefaultParagraphFont"/>
    <w:rsid w:val="00923371"/>
  </w:style>
  <w:style w:type="character" w:styleId="Hyperlink">
    <w:name w:val="Hyperlink"/>
    <w:basedOn w:val="DefaultParagraphFont"/>
    <w:uiPriority w:val="99"/>
    <w:unhideWhenUsed/>
    <w:rsid w:val="00E026F2"/>
    <w:rPr>
      <w:color w:val="0563C1" w:themeColor="hyperlink"/>
      <w:u w:val="single"/>
    </w:rPr>
  </w:style>
  <w:style w:type="character" w:customStyle="1" w:styleId="UnresolvedMention">
    <w:name w:val="Unresolved Mention"/>
    <w:basedOn w:val="DefaultParagraphFont"/>
    <w:uiPriority w:val="99"/>
    <w:semiHidden/>
    <w:unhideWhenUsed/>
    <w:rsid w:val="00E026F2"/>
    <w:rPr>
      <w:color w:val="605E5C"/>
      <w:shd w:val="clear" w:color="auto" w:fill="E1DFDD"/>
    </w:rPr>
  </w:style>
  <w:style w:type="character" w:styleId="FollowedHyperlink">
    <w:name w:val="FollowedHyperlink"/>
    <w:basedOn w:val="DefaultParagraphFont"/>
    <w:uiPriority w:val="99"/>
    <w:semiHidden/>
    <w:unhideWhenUsed/>
    <w:rsid w:val="00051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1134">
      <w:bodyDiv w:val="1"/>
      <w:marLeft w:val="0"/>
      <w:marRight w:val="0"/>
      <w:marTop w:val="0"/>
      <w:marBottom w:val="0"/>
      <w:divBdr>
        <w:top w:val="none" w:sz="0" w:space="0" w:color="auto"/>
        <w:left w:val="none" w:sz="0" w:space="0" w:color="auto"/>
        <w:bottom w:val="none" w:sz="0" w:space="0" w:color="auto"/>
        <w:right w:val="none" w:sz="0" w:space="0" w:color="auto"/>
      </w:divBdr>
      <w:divsChild>
        <w:div w:id="870533162">
          <w:marLeft w:val="432"/>
          <w:marRight w:val="0"/>
          <w:marTop w:val="120"/>
          <w:marBottom w:val="0"/>
          <w:divBdr>
            <w:top w:val="none" w:sz="0" w:space="0" w:color="auto"/>
            <w:left w:val="none" w:sz="0" w:space="0" w:color="auto"/>
            <w:bottom w:val="none" w:sz="0" w:space="0" w:color="auto"/>
            <w:right w:val="none" w:sz="0" w:space="0" w:color="auto"/>
          </w:divBdr>
        </w:div>
        <w:div w:id="2075623228">
          <w:marLeft w:val="432"/>
          <w:marRight w:val="0"/>
          <w:marTop w:val="120"/>
          <w:marBottom w:val="0"/>
          <w:divBdr>
            <w:top w:val="none" w:sz="0" w:space="0" w:color="auto"/>
            <w:left w:val="none" w:sz="0" w:space="0" w:color="auto"/>
            <w:bottom w:val="none" w:sz="0" w:space="0" w:color="auto"/>
            <w:right w:val="none" w:sz="0" w:space="0" w:color="auto"/>
          </w:divBdr>
        </w:div>
        <w:div w:id="1916672039">
          <w:marLeft w:val="432"/>
          <w:marRight w:val="0"/>
          <w:marTop w:val="120"/>
          <w:marBottom w:val="0"/>
          <w:divBdr>
            <w:top w:val="none" w:sz="0" w:space="0" w:color="auto"/>
            <w:left w:val="none" w:sz="0" w:space="0" w:color="auto"/>
            <w:bottom w:val="none" w:sz="0" w:space="0" w:color="auto"/>
            <w:right w:val="none" w:sz="0" w:space="0" w:color="auto"/>
          </w:divBdr>
        </w:div>
        <w:div w:id="2003728344">
          <w:marLeft w:val="432"/>
          <w:marRight w:val="0"/>
          <w:marTop w:val="120"/>
          <w:marBottom w:val="0"/>
          <w:divBdr>
            <w:top w:val="none" w:sz="0" w:space="0" w:color="auto"/>
            <w:left w:val="none" w:sz="0" w:space="0" w:color="auto"/>
            <w:bottom w:val="none" w:sz="0" w:space="0" w:color="auto"/>
            <w:right w:val="none" w:sz="0" w:space="0" w:color="auto"/>
          </w:divBdr>
        </w:div>
        <w:div w:id="1391612994">
          <w:marLeft w:val="432"/>
          <w:marRight w:val="0"/>
          <w:marTop w:val="120"/>
          <w:marBottom w:val="0"/>
          <w:divBdr>
            <w:top w:val="none" w:sz="0" w:space="0" w:color="auto"/>
            <w:left w:val="none" w:sz="0" w:space="0" w:color="auto"/>
            <w:bottom w:val="none" w:sz="0" w:space="0" w:color="auto"/>
            <w:right w:val="none" w:sz="0" w:space="0" w:color="auto"/>
          </w:divBdr>
        </w:div>
      </w:divsChild>
    </w:div>
    <w:div w:id="270288762">
      <w:bodyDiv w:val="1"/>
      <w:marLeft w:val="0"/>
      <w:marRight w:val="0"/>
      <w:marTop w:val="0"/>
      <w:marBottom w:val="0"/>
      <w:divBdr>
        <w:top w:val="none" w:sz="0" w:space="0" w:color="auto"/>
        <w:left w:val="none" w:sz="0" w:space="0" w:color="auto"/>
        <w:bottom w:val="none" w:sz="0" w:space="0" w:color="auto"/>
        <w:right w:val="none" w:sz="0" w:space="0" w:color="auto"/>
      </w:divBdr>
      <w:divsChild>
        <w:div w:id="1728261833">
          <w:marLeft w:val="432"/>
          <w:marRight w:val="0"/>
          <w:marTop w:val="120"/>
          <w:marBottom w:val="0"/>
          <w:divBdr>
            <w:top w:val="none" w:sz="0" w:space="0" w:color="auto"/>
            <w:left w:val="none" w:sz="0" w:space="0" w:color="auto"/>
            <w:bottom w:val="none" w:sz="0" w:space="0" w:color="auto"/>
            <w:right w:val="none" w:sz="0" w:space="0" w:color="auto"/>
          </w:divBdr>
        </w:div>
        <w:div w:id="1740472005">
          <w:marLeft w:val="432"/>
          <w:marRight w:val="0"/>
          <w:marTop w:val="120"/>
          <w:marBottom w:val="0"/>
          <w:divBdr>
            <w:top w:val="none" w:sz="0" w:space="0" w:color="auto"/>
            <w:left w:val="none" w:sz="0" w:space="0" w:color="auto"/>
            <w:bottom w:val="none" w:sz="0" w:space="0" w:color="auto"/>
            <w:right w:val="none" w:sz="0" w:space="0" w:color="auto"/>
          </w:divBdr>
        </w:div>
        <w:div w:id="1541674580">
          <w:marLeft w:val="432"/>
          <w:marRight w:val="0"/>
          <w:marTop w:val="120"/>
          <w:marBottom w:val="0"/>
          <w:divBdr>
            <w:top w:val="none" w:sz="0" w:space="0" w:color="auto"/>
            <w:left w:val="none" w:sz="0" w:space="0" w:color="auto"/>
            <w:bottom w:val="none" w:sz="0" w:space="0" w:color="auto"/>
            <w:right w:val="none" w:sz="0" w:space="0" w:color="auto"/>
          </w:divBdr>
        </w:div>
      </w:divsChild>
    </w:div>
    <w:div w:id="313604552">
      <w:bodyDiv w:val="1"/>
      <w:marLeft w:val="0"/>
      <w:marRight w:val="0"/>
      <w:marTop w:val="0"/>
      <w:marBottom w:val="0"/>
      <w:divBdr>
        <w:top w:val="none" w:sz="0" w:space="0" w:color="auto"/>
        <w:left w:val="none" w:sz="0" w:space="0" w:color="auto"/>
        <w:bottom w:val="none" w:sz="0" w:space="0" w:color="auto"/>
        <w:right w:val="none" w:sz="0" w:space="0" w:color="auto"/>
      </w:divBdr>
      <w:divsChild>
        <w:div w:id="1654943834">
          <w:marLeft w:val="1008"/>
          <w:marRight w:val="0"/>
          <w:marTop w:val="96"/>
          <w:marBottom w:val="0"/>
          <w:divBdr>
            <w:top w:val="none" w:sz="0" w:space="0" w:color="auto"/>
            <w:left w:val="none" w:sz="0" w:space="0" w:color="auto"/>
            <w:bottom w:val="none" w:sz="0" w:space="0" w:color="auto"/>
            <w:right w:val="none" w:sz="0" w:space="0" w:color="auto"/>
          </w:divBdr>
        </w:div>
        <w:div w:id="1811089522">
          <w:marLeft w:val="1008"/>
          <w:marRight w:val="0"/>
          <w:marTop w:val="96"/>
          <w:marBottom w:val="0"/>
          <w:divBdr>
            <w:top w:val="none" w:sz="0" w:space="0" w:color="auto"/>
            <w:left w:val="none" w:sz="0" w:space="0" w:color="auto"/>
            <w:bottom w:val="none" w:sz="0" w:space="0" w:color="auto"/>
            <w:right w:val="none" w:sz="0" w:space="0" w:color="auto"/>
          </w:divBdr>
        </w:div>
        <w:div w:id="335303500">
          <w:marLeft w:val="1008"/>
          <w:marRight w:val="0"/>
          <w:marTop w:val="96"/>
          <w:marBottom w:val="0"/>
          <w:divBdr>
            <w:top w:val="none" w:sz="0" w:space="0" w:color="auto"/>
            <w:left w:val="none" w:sz="0" w:space="0" w:color="auto"/>
            <w:bottom w:val="none" w:sz="0" w:space="0" w:color="auto"/>
            <w:right w:val="none" w:sz="0" w:space="0" w:color="auto"/>
          </w:divBdr>
        </w:div>
        <w:div w:id="605575752">
          <w:marLeft w:val="1008"/>
          <w:marRight w:val="0"/>
          <w:marTop w:val="96"/>
          <w:marBottom w:val="0"/>
          <w:divBdr>
            <w:top w:val="none" w:sz="0" w:space="0" w:color="auto"/>
            <w:left w:val="none" w:sz="0" w:space="0" w:color="auto"/>
            <w:bottom w:val="none" w:sz="0" w:space="0" w:color="auto"/>
            <w:right w:val="none" w:sz="0" w:space="0" w:color="auto"/>
          </w:divBdr>
        </w:div>
        <w:div w:id="2017070619">
          <w:marLeft w:val="1008"/>
          <w:marRight w:val="0"/>
          <w:marTop w:val="96"/>
          <w:marBottom w:val="0"/>
          <w:divBdr>
            <w:top w:val="none" w:sz="0" w:space="0" w:color="auto"/>
            <w:left w:val="none" w:sz="0" w:space="0" w:color="auto"/>
            <w:bottom w:val="none" w:sz="0" w:space="0" w:color="auto"/>
            <w:right w:val="none" w:sz="0" w:space="0" w:color="auto"/>
          </w:divBdr>
        </w:div>
        <w:div w:id="1618413677">
          <w:marLeft w:val="1008"/>
          <w:marRight w:val="0"/>
          <w:marTop w:val="96"/>
          <w:marBottom w:val="0"/>
          <w:divBdr>
            <w:top w:val="none" w:sz="0" w:space="0" w:color="auto"/>
            <w:left w:val="none" w:sz="0" w:space="0" w:color="auto"/>
            <w:bottom w:val="none" w:sz="0" w:space="0" w:color="auto"/>
            <w:right w:val="none" w:sz="0" w:space="0" w:color="auto"/>
          </w:divBdr>
        </w:div>
        <w:div w:id="557088651">
          <w:marLeft w:val="1008"/>
          <w:marRight w:val="0"/>
          <w:marTop w:val="96"/>
          <w:marBottom w:val="0"/>
          <w:divBdr>
            <w:top w:val="none" w:sz="0" w:space="0" w:color="auto"/>
            <w:left w:val="none" w:sz="0" w:space="0" w:color="auto"/>
            <w:bottom w:val="none" w:sz="0" w:space="0" w:color="auto"/>
            <w:right w:val="none" w:sz="0" w:space="0" w:color="auto"/>
          </w:divBdr>
        </w:div>
        <w:div w:id="1790050844">
          <w:marLeft w:val="1008"/>
          <w:marRight w:val="0"/>
          <w:marTop w:val="96"/>
          <w:marBottom w:val="0"/>
          <w:divBdr>
            <w:top w:val="none" w:sz="0" w:space="0" w:color="auto"/>
            <w:left w:val="none" w:sz="0" w:space="0" w:color="auto"/>
            <w:bottom w:val="none" w:sz="0" w:space="0" w:color="auto"/>
            <w:right w:val="none" w:sz="0" w:space="0" w:color="auto"/>
          </w:divBdr>
        </w:div>
        <w:div w:id="1273780624">
          <w:marLeft w:val="1008"/>
          <w:marRight w:val="0"/>
          <w:marTop w:val="96"/>
          <w:marBottom w:val="0"/>
          <w:divBdr>
            <w:top w:val="none" w:sz="0" w:space="0" w:color="auto"/>
            <w:left w:val="none" w:sz="0" w:space="0" w:color="auto"/>
            <w:bottom w:val="none" w:sz="0" w:space="0" w:color="auto"/>
            <w:right w:val="none" w:sz="0" w:space="0" w:color="auto"/>
          </w:divBdr>
        </w:div>
        <w:div w:id="194932932">
          <w:marLeft w:val="1008"/>
          <w:marRight w:val="0"/>
          <w:marTop w:val="96"/>
          <w:marBottom w:val="0"/>
          <w:divBdr>
            <w:top w:val="none" w:sz="0" w:space="0" w:color="auto"/>
            <w:left w:val="none" w:sz="0" w:space="0" w:color="auto"/>
            <w:bottom w:val="none" w:sz="0" w:space="0" w:color="auto"/>
            <w:right w:val="none" w:sz="0" w:space="0" w:color="auto"/>
          </w:divBdr>
        </w:div>
        <w:div w:id="844705495">
          <w:marLeft w:val="1008"/>
          <w:marRight w:val="0"/>
          <w:marTop w:val="96"/>
          <w:marBottom w:val="0"/>
          <w:divBdr>
            <w:top w:val="none" w:sz="0" w:space="0" w:color="auto"/>
            <w:left w:val="none" w:sz="0" w:space="0" w:color="auto"/>
            <w:bottom w:val="none" w:sz="0" w:space="0" w:color="auto"/>
            <w:right w:val="none" w:sz="0" w:space="0" w:color="auto"/>
          </w:divBdr>
        </w:div>
      </w:divsChild>
    </w:div>
    <w:div w:id="393548561">
      <w:bodyDiv w:val="1"/>
      <w:marLeft w:val="0"/>
      <w:marRight w:val="0"/>
      <w:marTop w:val="0"/>
      <w:marBottom w:val="0"/>
      <w:divBdr>
        <w:top w:val="none" w:sz="0" w:space="0" w:color="auto"/>
        <w:left w:val="none" w:sz="0" w:space="0" w:color="auto"/>
        <w:bottom w:val="none" w:sz="0" w:space="0" w:color="auto"/>
        <w:right w:val="none" w:sz="0" w:space="0" w:color="auto"/>
      </w:divBdr>
      <w:divsChild>
        <w:div w:id="1640069928">
          <w:marLeft w:val="432"/>
          <w:marRight w:val="0"/>
          <w:marTop w:val="120"/>
          <w:marBottom w:val="0"/>
          <w:divBdr>
            <w:top w:val="none" w:sz="0" w:space="0" w:color="auto"/>
            <w:left w:val="none" w:sz="0" w:space="0" w:color="auto"/>
            <w:bottom w:val="none" w:sz="0" w:space="0" w:color="auto"/>
            <w:right w:val="none" w:sz="0" w:space="0" w:color="auto"/>
          </w:divBdr>
        </w:div>
        <w:div w:id="1349679364">
          <w:marLeft w:val="432"/>
          <w:marRight w:val="0"/>
          <w:marTop w:val="120"/>
          <w:marBottom w:val="0"/>
          <w:divBdr>
            <w:top w:val="none" w:sz="0" w:space="0" w:color="auto"/>
            <w:left w:val="none" w:sz="0" w:space="0" w:color="auto"/>
            <w:bottom w:val="none" w:sz="0" w:space="0" w:color="auto"/>
            <w:right w:val="none" w:sz="0" w:space="0" w:color="auto"/>
          </w:divBdr>
        </w:div>
        <w:div w:id="1826626483">
          <w:marLeft w:val="432"/>
          <w:marRight w:val="0"/>
          <w:marTop w:val="120"/>
          <w:marBottom w:val="0"/>
          <w:divBdr>
            <w:top w:val="none" w:sz="0" w:space="0" w:color="auto"/>
            <w:left w:val="none" w:sz="0" w:space="0" w:color="auto"/>
            <w:bottom w:val="none" w:sz="0" w:space="0" w:color="auto"/>
            <w:right w:val="none" w:sz="0" w:space="0" w:color="auto"/>
          </w:divBdr>
        </w:div>
        <w:div w:id="486870771">
          <w:marLeft w:val="432"/>
          <w:marRight w:val="0"/>
          <w:marTop w:val="120"/>
          <w:marBottom w:val="0"/>
          <w:divBdr>
            <w:top w:val="none" w:sz="0" w:space="0" w:color="auto"/>
            <w:left w:val="none" w:sz="0" w:space="0" w:color="auto"/>
            <w:bottom w:val="none" w:sz="0" w:space="0" w:color="auto"/>
            <w:right w:val="none" w:sz="0" w:space="0" w:color="auto"/>
          </w:divBdr>
        </w:div>
      </w:divsChild>
    </w:div>
    <w:div w:id="666782768">
      <w:bodyDiv w:val="1"/>
      <w:marLeft w:val="0"/>
      <w:marRight w:val="0"/>
      <w:marTop w:val="0"/>
      <w:marBottom w:val="0"/>
      <w:divBdr>
        <w:top w:val="none" w:sz="0" w:space="0" w:color="auto"/>
        <w:left w:val="none" w:sz="0" w:space="0" w:color="auto"/>
        <w:bottom w:val="none" w:sz="0" w:space="0" w:color="auto"/>
        <w:right w:val="none" w:sz="0" w:space="0" w:color="auto"/>
      </w:divBdr>
    </w:div>
    <w:div w:id="755906373">
      <w:bodyDiv w:val="1"/>
      <w:marLeft w:val="0"/>
      <w:marRight w:val="0"/>
      <w:marTop w:val="0"/>
      <w:marBottom w:val="0"/>
      <w:divBdr>
        <w:top w:val="none" w:sz="0" w:space="0" w:color="auto"/>
        <w:left w:val="none" w:sz="0" w:space="0" w:color="auto"/>
        <w:bottom w:val="none" w:sz="0" w:space="0" w:color="auto"/>
        <w:right w:val="none" w:sz="0" w:space="0" w:color="auto"/>
      </w:divBdr>
      <w:divsChild>
        <w:div w:id="1225678048">
          <w:marLeft w:val="432"/>
          <w:marRight w:val="0"/>
          <w:marTop w:val="120"/>
          <w:marBottom w:val="0"/>
          <w:divBdr>
            <w:top w:val="none" w:sz="0" w:space="0" w:color="auto"/>
            <w:left w:val="none" w:sz="0" w:space="0" w:color="auto"/>
            <w:bottom w:val="none" w:sz="0" w:space="0" w:color="auto"/>
            <w:right w:val="none" w:sz="0" w:space="0" w:color="auto"/>
          </w:divBdr>
        </w:div>
        <w:div w:id="579295260">
          <w:marLeft w:val="432"/>
          <w:marRight w:val="0"/>
          <w:marTop w:val="120"/>
          <w:marBottom w:val="0"/>
          <w:divBdr>
            <w:top w:val="none" w:sz="0" w:space="0" w:color="auto"/>
            <w:left w:val="none" w:sz="0" w:space="0" w:color="auto"/>
            <w:bottom w:val="none" w:sz="0" w:space="0" w:color="auto"/>
            <w:right w:val="none" w:sz="0" w:space="0" w:color="auto"/>
          </w:divBdr>
        </w:div>
        <w:div w:id="2049259853">
          <w:marLeft w:val="432"/>
          <w:marRight w:val="0"/>
          <w:marTop w:val="120"/>
          <w:marBottom w:val="0"/>
          <w:divBdr>
            <w:top w:val="none" w:sz="0" w:space="0" w:color="auto"/>
            <w:left w:val="none" w:sz="0" w:space="0" w:color="auto"/>
            <w:bottom w:val="none" w:sz="0" w:space="0" w:color="auto"/>
            <w:right w:val="none" w:sz="0" w:space="0" w:color="auto"/>
          </w:divBdr>
        </w:div>
        <w:div w:id="1703364474">
          <w:marLeft w:val="432"/>
          <w:marRight w:val="0"/>
          <w:marTop w:val="120"/>
          <w:marBottom w:val="0"/>
          <w:divBdr>
            <w:top w:val="none" w:sz="0" w:space="0" w:color="auto"/>
            <w:left w:val="none" w:sz="0" w:space="0" w:color="auto"/>
            <w:bottom w:val="none" w:sz="0" w:space="0" w:color="auto"/>
            <w:right w:val="none" w:sz="0" w:space="0" w:color="auto"/>
          </w:divBdr>
        </w:div>
        <w:div w:id="491335084">
          <w:marLeft w:val="432"/>
          <w:marRight w:val="0"/>
          <w:marTop w:val="120"/>
          <w:marBottom w:val="0"/>
          <w:divBdr>
            <w:top w:val="none" w:sz="0" w:space="0" w:color="auto"/>
            <w:left w:val="none" w:sz="0" w:space="0" w:color="auto"/>
            <w:bottom w:val="none" w:sz="0" w:space="0" w:color="auto"/>
            <w:right w:val="none" w:sz="0" w:space="0" w:color="auto"/>
          </w:divBdr>
        </w:div>
      </w:divsChild>
    </w:div>
    <w:div w:id="1070814255">
      <w:bodyDiv w:val="1"/>
      <w:marLeft w:val="0"/>
      <w:marRight w:val="0"/>
      <w:marTop w:val="0"/>
      <w:marBottom w:val="0"/>
      <w:divBdr>
        <w:top w:val="none" w:sz="0" w:space="0" w:color="auto"/>
        <w:left w:val="none" w:sz="0" w:space="0" w:color="auto"/>
        <w:bottom w:val="none" w:sz="0" w:space="0" w:color="auto"/>
        <w:right w:val="none" w:sz="0" w:space="0" w:color="auto"/>
      </w:divBdr>
      <w:divsChild>
        <w:div w:id="462430645">
          <w:marLeft w:val="547"/>
          <w:marRight w:val="0"/>
          <w:marTop w:val="0"/>
          <w:marBottom w:val="0"/>
          <w:divBdr>
            <w:top w:val="none" w:sz="0" w:space="0" w:color="auto"/>
            <w:left w:val="none" w:sz="0" w:space="0" w:color="auto"/>
            <w:bottom w:val="none" w:sz="0" w:space="0" w:color="auto"/>
            <w:right w:val="none" w:sz="0" w:space="0" w:color="auto"/>
          </w:divBdr>
        </w:div>
      </w:divsChild>
    </w:div>
    <w:div w:id="1282223757">
      <w:bodyDiv w:val="1"/>
      <w:marLeft w:val="0"/>
      <w:marRight w:val="0"/>
      <w:marTop w:val="0"/>
      <w:marBottom w:val="0"/>
      <w:divBdr>
        <w:top w:val="none" w:sz="0" w:space="0" w:color="auto"/>
        <w:left w:val="none" w:sz="0" w:space="0" w:color="auto"/>
        <w:bottom w:val="none" w:sz="0" w:space="0" w:color="auto"/>
        <w:right w:val="none" w:sz="0" w:space="0" w:color="auto"/>
      </w:divBdr>
      <w:divsChild>
        <w:div w:id="2016106102">
          <w:marLeft w:val="432"/>
          <w:marRight w:val="0"/>
          <w:marTop w:val="120"/>
          <w:marBottom w:val="0"/>
          <w:divBdr>
            <w:top w:val="none" w:sz="0" w:space="0" w:color="auto"/>
            <w:left w:val="none" w:sz="0" w:space="0" w:color="auto"/>
            <w:bottom w:val="none" w:sz="0" w:space="0" w:color="auto"/>
            <w:right w:val="none" w:sz="0" w:space="0" w:color="auto"/>
          </w:divBdr>
        </w:div>
        <w:div w:id="1173030201">
          <w:marLeft w:val="432"/>
          <w:marRight w:val="0"/>
          <w:marTop w:val="120"/>
          <w:marBottom w:val="0"/>
          <w:divBdr>
            <w:top w:val="none" w:sz="0" w:space="0" w:color="auto"/>
            <w:left w:val="none" w:sz="0" w:space="0" w:color="auto"/>
            <w:bottom w:val="none" w:sz="0" w:space="0" w:color="auto"/>
            <w:right w:val="none" w:sz="0" w:space="0" w:color="auto"/>
          </w:divBdr>
        </w:div>
        <w:div w:id="1800564259">
          <w:marLeft w:val="432"/>
          <w:marRight w:val="0"/>
          <w:marTop w:val="120"/>
          <w:marBottom w:val="0"/>
          <w:divBdr>
            <w:top w:val="none" w:sz="0" w:space="0" w:color="auto"/>
            <w:left w:val="none" w:sz="0" w:space="0" w:color="auto"/>
            <w:bottom w:val="none" w:sz="0" w:space="0" w:color="auto"/>
            <w:right w:val="none" w:sz="0" w:space="0" w:color="auto"/>
          </w:divBdr>
        </w:div>
        <w:div w:id="422117732">
          <w:marLeft w:val="432"/>
          <w:marRight w:val="0"/>
          <w:marTop w:val="120"/>
          <w:marBottom w:val="0"/>
          <w:divBdr>
            <w:top w:val="none" w:sz="0" w:space="0" w:color="auto"/>
            <w:left w:val="none" w:sz="0" w:space="0" w:color="auto"/>
            <w:bottom w:val="none" w:sz="0" w:space="0" w:color="auto"/>
            <w:right w:val="none" w:sz="0" w:space="0" w:color="auto"/>
          </w:divBdr>
        </w:div>
        <w:div w:id="1996565696">
          <w:marLeft w:val="432"/>
          <w:marRight w:val="0"/>
          <w:marTop w:val="120"/>
          <w:marBottom w:val="0"/>
          <w:divBdr>
            <w:top w:val="none" w:sz="0" w:space="0" w:color="auto"/>
            <w:left w:val="none" w:sz="0" w:space="0" w:color="auto"/>
            <w:bottom w:val="none" w:sz="0" w:space="0" w:color="auto"/>
            <w:right w:val="none" w:sz="0" w:space="0" w:color="auto"/>
          </w:divBdr>
        </w:div>
      </w:divsChild>
    </w:div>
    <w:div w:id="1337802711">
      <w:bodyDiv w:val="1"/>
      <w:marLeft w:val="0"/>
      <w:marRight w:val="0"/>
      <w:marTop w:val="0"/>
      <w:marBottom w:val="0"/>
      <w:divBdr>
        <w:top w:val="none" w:sz="0" w:space="0" w:color="auto"/>
        <w:left w:val="none" w:sz="0" w:space="0" w:color="auto"/>
        <w:bottom w:val="none" w:sz="0" w:space="0" w:color="auto"/>
        <w:right w:val="none" w:sz="0" w:space="0" w:color="auto"/>
      </w:divBdr>
    </w:div>
    <w:div w:id="1404375647">
      <w:bodyDiv w:val="1"/>
      <w:marLeft w:val="0"/>
      <w:marRight w:val="0"/>
      <w:marTop w:val="0"/>
      <w:marBottom w:val="0"/>
      <w:divBdr>
        <w:top w:val="none" w:sz="0" w:space="0" w:color="auto"/>
        <w:left w:val="none" w:sz="0" w:space="0" w:color="auto"/>
        <w:bottom w:val="none" w:sz="0" w:space="0" w:color="auto"/>
        <w:right w:val="none" w:sz="0" w:space="0" w:color="auto"/>
      </w:divBdr>
      <w:divsChild>
        <w:div w:id="688600493">
          <w:marLeft w:val="547"/>
          <w:marRight w:val="0"/>
          <w:marTop w:val="0"/>
          <w:marBottom w:val="0"/>
          <w:divBdr>
            <w:top w:val="none" w:sz="0" w:space="0" w:color="auto"/>
            <w:left w:val="none" w:sz="0" w:space="0" w:color="auto"/>
            <w:bottom w:val="none" w:sz="0" w:space="0" w:color="auto"/>
            <w:right w:val="none" w:sz="0" w:space="0" w:color="auto"/>
          </w:divBdr>
        </w:div>
        <w:div w:id="1925842346">
          <w:marLeft w:val="547"/>
          <w:marRight w:val="0"/>
          <w:marTop w:val="0"/>
          <w:marBottom w:val="0"/>
          <w:divBdr>
            <w:top w:val="none" w:sz="0" w:space="0" w:color="auto"/>
            <w:left w:val="none" w:sz="0" w:space="0" w:color="auto"/>
            <w:bottom w:val="none" w:sz="0" w:space="0" w:color="auto"/>
            <w:right w:val="none" w:sz="0" w:space="0" w:color="auto"/>
          </w:divBdr>
        </w:div>
        <w:div w:id="709451481">
          <w:marLeft w:val="547"/>
          <w:marRight w:val="0"/>
          <w:marTop w:val="0"/>
          <w:marBottom w:val="0"/>
          <w:divBdr>
            <w:top w:val="none" w:sz="0" w:space="0" w:color="auto"/>
            <w:left w:val="none" w:sz="0" w:space="0" w:color="auto"/>
            <w:bottom w:val="none" w:sz="0" w:space="0" w:color="auto"/>
            <w:right w:val="none" w:sz="0" w:space="0" w:color="auto"/>
          </w:divBdr>
        </w:div>
        <w:div w:id="497693770">
          <w:marLeft w:val="547"/>
          <w:marRight w:val="0"/>
          <w:marTop w:val="0"/>
          <w:marBottom w:val="0"/>
          <w:divBdr>
            <w:top w:val="none" w:sz="0" w:space="0" w:color="auto"/>
            <w:left w:val="none" w:sz="0" w:space="0" w:color="auto"/>
            <w:bottom w:val="none" w:sz="0" w:space="0" w:color="auto"/>
            <w:right w:val="none" w:sz="0" w:space="0" w:color="auto"/>
          </w:divBdr>
        </w:div>
        <w:div w:id="1869642903">
          <w:marLeft w:val="547"/>
          <w:marRight w:val="0"/>
          <w:marTop w:val="0"/>
          <w:marBottom w:val="0"/>
          <w:divBdr>
            <w:top w:val="none" w:sz="0" w:space="0" w:color="auto"/>
            <w:left w:val="none" w:sz="0" w:space="0" w:color="auto"/>
            <w:bottom w:val="none" w:sz="0" w:space="0" w:color="auto"/>
            <w:right w:val="none" w:sz="0" w:space="0" w:color="auto"/>
          </w:divBdr>
        </w:div>
        <w:div w:id="433719222">
          <w:marLeft w:val="547"/>
          <w:marRight w:val="0"/>
          <w:marTop w:val="0"/>
          <w:marBottom w:val="0"/>
          <w:divBdr>
            <w:top w:val="none" w:sz="0" w:space="0" w:color="auto"/>
            <w:left w:val="none" w:sz="0" w:space="0" w:color="auto"/>
            <w:bottom w:val="none" w:sz="0" w:space="0" w:color="auto"/>
            <w:right w:val="none" w:sz="0" w:space="0" w:color="auto"/>
          </w:divBdr>
        </w:div>
        <w:div w:id="1352032008">
          <w:marLeft w:val="547"/>
          <w:marRight w:val="0"/>
          <w:marTop w:val="0"/>
          <w:marBottom w:val="0"/>
          <w:divBdr>
            <w:top w:val="none" w:sz="0" w:space="0" w:color="auto"/>
            <w:left w:val="none" w:sz="0" w:space="0" w:color="auto"/>
            <w:bottom w:val="none" w:sz="0" w:space="0" w:color="auto"/>
            <w:right w:val="none" w:sz="0" w:space="0" w:color="auto"/>
          </w:divBdr>
        </w:div>
      </w:divsChild>
    </w:div>
    <w:div w:id="1486124655">
      <w:bodyDiv w:val="1"/>
      <w:marLeft w:val="0"/>
      <w:marRight w:val="0"/>
      <w:marTop w:val="0"/>
      <w:marBottom w:val="0"/>
      <w:divBdr>
        <w:top w:val="none" w:sz="0" w:space="0" w:color="auto"/>
        <w:left w:val="none" w:sz="0" w:space="0" w:color="auto"/>
        <w:bottom w:val="none" w:sz="0" w:space="0" w:color="auto"/>
        <w:right w:val="none" w:sz="0" w:space="0" w:color="auto"/>
      </w:divBdr>
      <w:divsChild>
        <w:div w:id="1559390681">
          <w:marLeft w:val="432"/>
          <w:marRight w:val="0"/>
          <w:marTop w:val="120"/>
          <w:marBottom w:val="0"/>
          <w:divBdr>
            <w:top w:val="none" w:sz="0" w:space="0" w:color="auto"/>
            <w:left w:val="none" w:sz="0" w:space="0" w:color="auto"/>
            <w:bottom w:val="none" w:sz="0" w:space="0" w:color="auto"/>
            <w:right w:val="none" w:sz="0" w:space="0" w:color="auto"/>
          </w:divBdr>
        </w:div>
        <w:div w:id="1693460477">
          <w:marLeft w:val="432"/>
          <w:marRight w:val="0"/>
          <w:marTop w:val="120"/>
          <w:marBottom w:val="0"/>
          <w:divBdr>
            <w:top w:val="none" w:sz="0" w:space="0" w:color="auto"/>
            <w:left w:val="none" w:sz="0" w:space="0" w:color="auto"/>
            <w:bottom w:val="none" w:sz="0" w:space="0" w:color="auto"/>
            <w:right w:val="none" w:sz="0" w:space="0" w:color="auto"/>
          </w:divBdr>
        </w:div>
        <w:div w:id="56905502">
          <w:marLeft w:val="432"/>
          <w:marRight w:val="0"/>
          <w:marTop w:val="120"/>
          <w:marBottom w:val="0"/>
          <w:divBdr>
            <w:top w:val="none" w:sz="0" w:space="0" w:color="auto"/>
            <w:left w:val="none" w:sz="0" w:space="0" w:color="auto"/>
            <w:bottom w:val="none" w:sz="0" w:space="0" w:color="auto"/>
            <w:right w:val="none" w:sz="0" w:space="0" w:color="auto"/>
          </w:divBdr>
        </w:div>
      </w:divsChild>
    </w:div>
    <w:div w:id="1640453629">
      <w:bodyDiv w:val="1"/>
      <w:marLeft w:val="0"/>
      <w:marRight w:val="0"/>
      <w:marTop w:val="0"/>
      <w:marBottom w:val="0"/>
      <w:divBdr>
        <w:top w:val="none" w:sz="0" w:space="0" w:color="auto"/>
        <w:left w:val="none" w:sz="0" w:space="0" w:color="auto"/>
        <w:bottom w:val="none" w:sz="0" w:space="0" w:color="auto"/>
        <w:right w:val="none" w:sz="0" w:space="0" w:color="auto"/>
      </w:divBdr>
    </w:div>
    <w:div w:id="1767190095">
      <w:bodyDiv w:val="1"/>
      <w:marLeft w:val="0"/>
      <w:marRight w:val="0"/>
      <w:marTop w:val="0"/>
      <w:marBottom w:val="0"/>
      <w:divBdr>
        <w:top w:val="none" w:sz="0" w:space="0" w:color="auto"/>
        <w:left w:val="none" w:sz="0" w:space="0" w:color="auto"/>
        <w:bottom w:val="none" w:sz="0" w:space="0" w:color="auto"/>
        <w:right w:val="none" w:sz="0" w:space="0" w:color="auto"/>
      </w:divBdr>
    </w:div>
    <w:div w:id="1771730012">
      <w:bodyDiv w:val="1"/>
      <w:marLeft w:val="0"/>
      <w:marRight w:val="0"/>
      <w:marTop w:val="0"/>
      <w:marBottom w:val="0"/>
      <w:divBdr>
        <w:top w:val="none" w:sz="0" w:space="0" w:color="auto"/>
        <w:left w:val="none" w:sz="0" w:space="0" w:color="auto"/>
        <w:bottom w:val="none" w:sz="0" w:space="0" w:color="auto"/>
        <w:right w:val="none" w:sz="0" w:space="0" w:color="auto"/>
      </w:divBdr>
      <w:divsChild>
        <w:div w:id="55857658">
          <w:marLeft w:val="446"/>
          <w:marRight w:val="0"/>
          <w:marTop w:val="0"/>
          <w:marBottom w:val="0"/>
          <w:divBdr>
            <w:top w:val="none" w:sz="0" w:space="0" w:color="auto"/>
            <w:left w:val="none" w:sz="0" w:space="0" w:color="auto"/>
            <w:bottom w:val="none" w:sz="0" w:space="0" w:color="auto"/>
            <w:right w:val="none" w:sz="0" w:space="0" w:color="auto"/>
          </w:divBdr>
        </w:div>
        <w:div w:id="540410201">
          <w:marLeft w:val="446"/>
          <w:marRight w:val="0"/>
          <w:marTop w:val="0"/>
          <w:marBottom w:val="0"/>
          <w:divBdr>
            <w:top w:val="none" w:sz="0" w:space="0" w:color="auto"/>
            <w:left w:val="none" w:sz="0" w:space="0" w:color="auto"/>
            <w:bottom w:val="none" w:sz="0" w:space="0" w:color="auto"/>
            <w:right w:val="none" w:sz="0" w:space="0" w:color="auto"/>
          </w:divBdr>
        </w:div>
        <w:div w:id="3746408">
          <w:marLeft w:val="446"/>
          <w:marRight w:val="0"/>
          <w:marTop w:val="0"/>
          <w:marBottom w:val="0"/>
          <w:divBdr>
            <w:top w:val="none" w:sz="0" w:space="0" w:color="auto"/>
            <w:left w:val="none" w:sz="0" w:space="0" w:color="auto"/>
            <w:bottom w:val="none" w:sz="0" w:space="0" w:color="auto"/>
            <w:right w:val="none" w:sz="0" w:space="0" w:color="auto"/>
          </w:divBdr>
        </w:div>
      </w:divsChild>
    </w:div>
    <w:div w:id="1795517563">
      <w:bodyDiv w:val="1"/>
      <w:marLeft w:val="0"/>
      <w:marRight w:val="0"/>
      <w:marTop w:val="0"/>
      <w:marBottom w:val="0"/>
      <w:divBdr>
        <w:top w:val="none" w:sz="0" w:space="0" w:color="auto"/>
        <w:left w:val="none" w:sz="0" w:space="0" w:color="auto"/>
        <w:bottom w:val="none" w:sz="0" w:space="0" w:color="auto"/>
        <w:right w:val="none" w:sz="0" w:space="0" w:color="auto"/>
      </w:divBdr>
      <w:divsChild>
        <w:div w:id="1834057181">
          <w:marLeft w:val="432"/>
          <w:marRight w:val="0"/>
          <w:marTop w:val="120"/>
          <w:marBottom w:val="0"/>
          <w:divBdr>
            <w:top w:val="none" w:sz="0" w:space="0" w:color="auto"/>
            <w:left w:val="none" w:sz="0" w:space="0" w:color="auto"/>
            <w:bottom w:val="none" w:sz="0" w:space="0" w:color="auto"/>
            <w:right w:val="none" w:sz="0" w:space="0" w:color="auto"/>
          </w:divBdr>
        </w:div>
        <w:div w:id="1867475918">
          <w:marLeft w:val="432"/>
          <w:marRight w:val="0"/>
          <w:marTop w:val="120"/>
          <w:marBottom w:val="0"/>
          <w:divBdr>
            <w:top w:val="none" w:sz="0" w:space="0" w:color="auto"/>
            <w:left w:val="none" w:sz="0" w:space="0" w:color="auto"/>
            <w:bottom w:val="none" w:sz="0" w:space="0" w:color="auto"/>
            <w:right w:val="none" w:sz="0" w:space="0" w:color="auto"/>
          </w:divBdr>
        </w:div>
        <w:div w:id="934746344">
          <w:marLeft w:val="432"/>
          <w:marRight w:val="0"/>
          <w:marTop w:val="120"/>
          <w:marBottom w:val="0"/>
          <w:divBdr>
            <w:top w:val="none" w:sz="0" w:space="0" w:color="auto"/>
            <w:left w:val="none" w:sz="0" w:space="0" w:color="auto"/>
            <w:bottom w:val="none" w:sz="0" w:space="0" w:color="auto"/>
            <w:right w:val="none" w:sz="0" w:space="0" w:color="auto"/>
          </w:divBdr>
        </w:div>
        <w:div w:id="1918637050">
          <w:marLeft w:val="432"/>
          <w:marRight w:val="0"/>
          <w:marTop w:val="120"/>
          <w:marBottom w:val="0"/>
          <w:divBdr>
            <w:top w:val="none" w:sz="0" w:space="0" w:color="auto"/>
            <w:left w:val="none" w:sz="0" w:space="0" w:color="auto"/>
            <w:bottom w:val="none" w:sz="0" w:space="0" w:color="auto"/>
            <w:right w:val="none" w:sz="0" w:space="0" w:color="auto"/>
          </w:divBdr>
        </w:div>
        <w:div w:id="1251161515">
          <w:marLeft w:val="432"/>
          <w:marRight w:val="0"/>
          <w:marTop w:val="120"/>
          <w:marBottom w:val="0"/>
          <w:divBdr>
            <w:top w:val="none" w:sz="0" w:space="0" w:color="auto"/>
            <w:left w:val="none" w:sz="0" w:space="0" w:color="auto"/>
            <w:bottom w:val="none" w:sz="0" w:space="0" w:color="auto"/>
            <w:right w:val="none" w:sz="0" w:space="0" w:color="auto"/>
          </w:divBdr>
        </w:div>
      </w:divsChild>
    </w:div>
    <w:div w:id="1879201172">
      <w:bodyDiv w:val="1"/>
      <w:marLeft w:val="0"/>
      <w:marRight w:val="0"/>
      <w:marTop w:val="0"/>
      <w:marBottom w:val="0"/>
      <w:divBdr>
        <w:top w:val="none" w:sz="0" w:space="0" w:color="auto"/>
        <w:left w:val="none" w:sz="0" w:space="0" w:color="auto"/>
        <w:bottom w:val="none" w:sz="0" w:space="0" w:color="auto"/>
        <w:right w:val="none" w:sz="0" w:space="0" w:color="auto"/>
      </w:divBdr>
    </w:div>
    <w:div w:id="1887332970">
      <w:bodyDiv w:val="1"/>
      <w:marLeft w:val="0"/>
      <w:marRight w:val="0"/>
      <w:marTop w:val="0"/>
      <w:marBottom w:val="0"/>
      <w:divBdr>
        <w:top w:val="none" w:sz="0" w:space="0" w:color="auto"/>
        <w:left w:val="none" w:sz="0" w:space="0" w:color="auto"/>
        <w:bottom w:val="none" w:sz="0" w:space="0" w:color="auto"/>
        <w:right w:val="none" w:sz="0" w:space="0" w:color="auto"/>
      </w:divBdr>
    </w:div>
    <w:div w:id="1936085489">
      <w:bodyDiv w:val="1"/>
      <w:marLeft w:val="0"/>
      <w:marRight w:val="0"/>
      <w:marTop w:val="0"/>
      <w:marBottom w:val="0"/>
      <w:divBdr>
        <w:top w:val="none" w:sz="0" w:space="0" w:color="auto"/>
        <w:left w:val="none" w:sz="0" w:space="0" w:color="auto"/>
        <w:bottom w:val="none" w:sz="0" w:space="0" w:color="auto"/>
        <w:right w:val="none" w:sz="0" w:space="0" w:color="auto"/>
      </w:divBdr>
    </w:div>
    <w:div w:id="2136019665">
      <w:bodyDiv w:val="1"/>
      <w:marLeft w:val="0"/>
      <w:marRight w:val="0"/>
      <w:marTop w:val="0"/>
      <w:marBottom w:val="0"/>
      <w:divBdr>
        <w:top w:val="none" w:sz="0" w:space="0" w:color="auto"/>
        <w:left w:val="none" w:sz="0" w:space="0" w:color="auto"/>
        <w:bottom w:val="none" w:sz="0" w:space="0" w:color="auto"/>
        <w:right w:val="none" w:sz="0" w:space="0" w:color="auto"/>
      </w:divBdr>
      <w:divsChild>
        <w:div w:id="1280794370">
          <w:marLeft w:val="446"/>
          <w:marRight w:val="0"/>
          <w:marTop w:val="0"/>
          <w:marBottom w:val="0"/>
          <w:divBdr>
            <w:top w:val="none" w:sz="0" w:space="0" w:color="auto"/>
            <w:left w:val="none" w:sz="0" w:space="0" w:color="auto"/>
            <w:bottom w:val="none" w:sz="0" w:space="0" w:color="auto"/>
            <w:right w:val="none" w:sz="0" w:space="0" w:color="auto"/>
          </w:divBdr>
        </w:div>
        <w:div w:id="120239972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hyperlink" Target="https://doi.org/10.1139/x01-019" TargetMode="External"/><Relationship Id="rId36" Type="http://schemas.microsoft.com/office/2016/09/relationships/commentsIds" Target="commentsIds.xm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hyperlink" Target="https://doi.org/10.21105/joss.0168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hyperlink" Target="https://CRAN.R-project.org/package=rFores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77226-765F-4803-9822-FBDF1F3AA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2855</Words>
  <Characters>16274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Khadka</dc:creator>
  <cp:keywords/>
  <dc:description/>
  <cp:lastModifiedBy>Dell</cp:lastModifiedBy>
  <cp:revision>2</cp:revision>
  <dcterms:created xsi:type="dcterms:W3CDTF">2023-02-08T13:29:00Z</dcterms:created>
  <dcterms:modified xsi:type="dcterms:W3CDTF">2023-02-08T13:29:00Z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98227064e1bad105aafd69d12914961d89596476a42bcc11d9a03c4b01547f78</vt:lpwstr>
  </property>
</Properties>
</file>